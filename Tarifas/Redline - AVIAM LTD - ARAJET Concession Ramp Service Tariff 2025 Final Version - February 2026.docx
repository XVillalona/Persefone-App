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5D56" w14:textId="492E1D83" w:rsidR="006572F4" w:rsidRPr="000715A9" w:rsidRDefault="00C814FF">
      <w:pPr>
        <w:pStyle w:val="BodyText"/>
        <w:ind w:left="359"/>
        <w:rPr>
          <w:rFonts w:asciiTheme="majorHAnsi" w:hAnsiTheme="majorHAnsi"/>
        </w:rPr>
      </w:pPr>
      <w:r w:rsidRPr="000715A9">
        <w:rPr>
          <w:rFonts w:asciiTheme="majorHAnsi" w:hAnsiTheme="majorHAnsi"/>
          <w:noProof/>
        </w:rPr>
        <mc:AlternateContent>
          <mc:Choice Requires="wps">
            <w:drawing>
              <wp:inline distT="0" distB="0" distL="0" distR="0" wp14:anchorId="2BAE559D" wp14:editId="092F16CA">
                <wp:extent cx="6126480" cy="977265"/>
                <wp:effectExtent l="9525" t="0" r="0" b="3809"/>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6480" cy="977265"/>
                        </a:xfrm>
                        <a:prstGeom prst="rect">
                          <a:avLst/>
                        </a:prstGeom>
                        <a:ln w="6096">
                          <a:solidFill>
                            <a:srgbClr val="000000"/>
                          </a:solidFill>
                          <a:prstDash val="solid"/>
                        </a:ln>
                      </wps:spPr>
                      <wps:txbx>
                        <w:txbxContent>
                          <w:p w14:paraId="0D0FED60" w14:textId="39BD06E8" w:rsidR="006572F4" w:rsidRDefault="00C814FF">
                            <w:pPr>
                              <w:spacing w:before="249"/>
                              <w:jc w:val="center"/>
                            </w:pPr>
                            <w:r>
                              <w:rPr>
                                <w:b/>
                                <w:w w:val="110"/>
                              </w:rPr>
                              <w:t>Concession</w:t>
                            </w:r>
                            <w:r>
                              <w:rPr>
                                <w:b/>
                                <w:spacing w:val="11"/>
                                <w:w w:val="110"/>
                              </w:rPr>
                              <w:t xml:space="preserve"> </w:t>
                            </w:r>
                            <w:r>
                              <w:rPr>
                                <w:b/>
                                <w:w w:val="110"/>
                              </w:rPr>
                              <w:t>to</w:t>
                            </w:r>
                            <w:r>
                              <w:rPr>
                                <w:b/>
                                <w:spacing w:val="11"/>
                                <w:w w:val="110"/>
                              </w:rPr>
                              <w:t xml:space="preserve"> </w:t>
                            </w:r>
                            <w:r>
                              <w:rPr>
                                <w:b/>
                                <w:w w:val="110"/>
                              </w:rPr>
                              <w:t>Annex</w:t>
                            </w:r>
                            <w:r>
                              <w:rPr>
                                <w:b/>
                                <w:spacing w:val="9"/>
                                <w:w w:val="110"/>
                              </w:rPr>
                              <w:t xml:space="preserve"> </w:t>
                            </w:r>
                            <w:r>
                              <w:rPr>
                                <w:b/>
                                <w:w w:val="110"/>
                              </w:rPr>
                              <w:t>B1.0</w:t>
                            </w:r>
                            <w:r>
                              <w:rPr>
                                <w:b/>
                                <w:spacing w:val="13"/>
                                <w:w w:val="110"/>
                              </w:rPr>
                              <w:t xml:space="preserve"> </w:t>
                            </w:r>
                            <w:r>
                              <w:rPr>
                                <w:w w:val="110"/>
                              </w:rPr>
                              <w:t>dated</w:t>
                            </w:r>
                            <w:r>
                              <w:rPr>
                                <w:spacing w:val="9"/>
                                <w:w w:val="110"/>
                              </w:rPr>
                              <w:t xml:space="preserve"> </w:t>
                            </w:r>
                            <w:r w:rsidR="000715A9">
                              <w:rPr>
                                <w:w w:val="110"/>
                              </w:rPr>
                              <w:t>June</w:t>
                            </w:r>
                            <w:r>
                              <w:rPr>
                                <w:spacing w:val="8"/>
                                <w:w w:val="110"/>
                              </w:rPr>
                              <w:t xml:space="preserve"> </w:t>
                            </w:r>
                            <w:r>
                              <w:rPr>
                                <w:w w:val="110"/>
                              </w:rPr>
                              <w:t>[</w:t>
                            </w:r>
                            <w:r>
                              <w:rPr>
                                <w:color w:val="000000"/>
                                <w:w w:val="110"/>
                                <w:highlight w:val="yellow"/>
                              </w:rPr>
                              <w:t>*</w:t>
                            </w:r>
                            <w:r>
                              <w:rPr>
                                <w:color w:val="000000"/>
                                <w:w w:val="110"/>
                              </w:rPr>
                              <w:t>],</w:t>
                            </w:r>
                            <w:r>
                              <w:rPr>
                                <w:color w:val="000000"/>
                                <w:spacing w:val="14"/>
                                <w:w w:val="110"/>
                              </w:rPr>
                              <w:t xml:space="preserve"> </w:t>
                            </w:r>
                            <w:r>
                              <w:rPr>
                                <w:color w:val="000000"/>
                                <w:spacing w:val="-4"/>
                                <w:w w:val="110"/>
                              </w:rPr>
                              <w:t>2025</w:t>
                            </w:r>
                            <w:r w:rsidR="000715A9">
                              <w:rPr>
                                <w:color w:val="000000"/>
                                <w:spacing w:val="-4"/>
                                <w:w w:val="110"/>
                              </w:rPr>
                              <w:t xml:space="preserve">, effective from </w:t>
                            </w:r>
                            <w:r w:rsidR="00707A31">
                              <w:rPr>
                                <w:color w:val="000000"/>
                                <w:spacing w:val="-4"/>
                                <w:w w:val="110"/>
                              </w:rPr>
                              <w:t>June 1</w:t>
                            </w:r>
                            <w:r w:rsidR="000715A9">
                              <w:rPr>
                                <w:color w:val="000000"/>
                                <w:spacing w:val="-4"/>
                                <w:w w:val="110"/>
                              </w:rPr>
                              <w:t xml:space="preserve">, </w:t>
                            </w:r>
                            <w:r w:rsidR="00707A31">
                              <w:rPr>
                                <w:color w:val="000000"/>
                                <w:spacing w:val="-4"/>
                                <w:w w:val="110"/>
                              </w:rPr>
                              <w:t>2025</w:t>
                            </w:r>
                          </w:p>
                          <w:p w14:paraId="371236EB" w14:textId="77777777" w:rsidR="006572F4" w:rsidRDefault="00C814FF">
                            <w:pPr>
                              <w:spacing w:before="6"/>
                              <w:jc w:val="center"/>
                              <w:rPr>
                                <w:b/>
                              </w:rPr>
                            </w:pPr>
                            <w:r>
                              <w:rPr>
                                <w:b/>
                                <w:w w:val="115"/>
                              </w:rPr>
                              <w:t>Punta</w:t>
                            </w:r>
                            <w:r>
                              <w:rPr>
                                <w:b/>
                                <w:spacing w:val="3"/>
                                <w:w w:val="115"/>
                              </w:rPr>
                              <w:t xml:space="preserve"> </w:t>
                            </w:r>
                            <w:r>
                              <w:rPr>
                                <w:b/>
                                <w:w w:val="115"/>
                              </w:rPr>
                              <w:t>Cana,</w:t>
                            </w:r>
                            <w:r>
                              <w:rPr>
                                <w:b/>
                                <w:spacing w:val="6"/>
                                <w:w w:val="115"/>
                              </w:rPr>
                              <w:t xml:space="preserve"> </w:t>
                            </w:r>
                            <w:r>
                              <w:rPr>
                                <w:b/>
                                <w:w w:val="115"/>
                              </w:rPr>
                              <w:t>Agreed</w:t>
                            </w:r>
                            <w:r>
                              <w:rPr>
                                <w:b/>
                                <w:spacing w:val="1"/>
                                <w:w w:val="115"/>
                              </w:rPr>
                              <w:t xml:space="preserve"> </w:t>
                            </w:r>
                            <w:r>
                              <w:rPr>
                                <w:b/>
                                <w:w w:val="115"/>
                              </w:rPr>
                              <w:t>Services</w:t>
                            </w:r>
                            <w:r>
                              <w:rPr>
                                <w:b/>
                                <w:spacing w:val="5"/>
                                <w:w w:val="115"/>
                              </w:rPr>
                              <w:t xml:space="preserve"> </w:t>
                            </w:r>
                            <w:r>
                              <w:rPr>
                                <w:b/>
                                <w:w w:val="115"/>
                              </w:rPr>
                              <w:t>and</w:t>
                            </w:r>
                            <w:r>
                              <w:rPr>
                                <w:b/>
                                <w:spacing w:val="4"/>
                                <w:w w:val="115"/>
                              </w:rPr>
                              <w:t xml:space="preserve"> </w:t>
                            </w:r>
                            <w:r>
                              <w:rPr>
                                <w:b/>
                                <w:spacing w:val="-2"/>
                                <w:w w:val="115"/>
                              </w:rPr>
                              <w:t>Charges</w:t>
                            </w:r>
                          </w:p>
                          <w:p w14:paraId="50D1B44E" w14:textId="77777777" w:rsidR="006572F4" w:rsidRDefault="00C814FF">
                            <w:pPr>
                              <w:spacing w:before="6"/>
                              <w:jc w:val="center"/>
                            </w:pPr>
                            <w:r>
                              <w:rPr>
                                <w:b/>
                                <w:w w:val="110"/>
                              </w:rPr>
                              <w:t>to</w:t>
                            </w:r>
                            <w:r>
                              <w:rPr>
                                <w:b/>
                                <w:spacing w:val="16"/>
                                <w:w w:val="110"/>
                              </w:rPr>
                              <w:t xml:space="preserve"> </w:t>
                            </w:r>
                            <w:r>
                              <w:rPr>
                                <w:b/>
                                <w:w w:val="110"/>
                              </w:rPr>
                              <w:t>the</w:t>
                            </w:r>
                            <w:r>
                              <w:rPr>
                                <w:b/>
                                <w:spacing w:val="17"/>
                                <w:w w:val="110"/>
                              </w:rPr>
                              <w:t xml:space="preserve"> </w:t>
                            </w:r>
                            <w:r>
                              <w:rPr>
                                <w:b/>
                                <w:w w:val="110"/>
                              </w:rPr>
                              <w:t>Standard</w:t>
                            </w:r>
                            <w:r>
                              <w:rPr>
                                <w:b/>
                                <w:spacing w:val="16"/>
                                <w:w w:val="110"/>
                              </w:rPr>
                              <w:t xml:space="preserve"> </w:t>
                            </w:r>
                            <w:r>
                              <w:rPr>
                                <w:b/>
                                <w:w w:val="110"/>
                              </w:rPr>
                              <w:t>Ground</w:t>
                            </w:r>
                            <w:r>
                              <w:rPr>
                                <w:b/>
                                <w:spacing w:val="16"/>
                                <w:w w:val="110"/>
                              </w:rPr>
                              <w:t xml:space="preserve"> </w:t>
                            </w:r>
                            <w:r>
                              <w:rPr>
                                <w:b/>
                                <w:w w:val="110"/>
                              </w:rPr>
                              <w:t>Handling</w:t>
                            </w:r>
                            <w:r>
                              <w:rPr>
                                <w:b/>
                                <w:spacing w:val="17"/>
                                <w:w w:val="110"/>
                              </w:rPr>
                              <w:t xml:space="preserve"> </w:t>
                            </w:r>
                            <w:r>
                              <w:rPr>
                                <w:b/>
                                <w:w w:val="110"/>
                              </w:rPr>
                              <w:t>Agreement</w:t>
                            </w:r>
                            <w:r>
                              <w:rPr>
                                <w:b/>
                                <w:spacing w:val="16"/>
                                <w:w w:val="110"/>
                              </w:rPr>
                              <w:t xml:space="preserve"> </w:t>
                            </w:r>
                            <w:r>
                              <w:rPr>
                                <w:b/>
                                <w:w w:val="110"/>
                              </w:rPr>
                              <w:t>(SGHA),</w:t>
                            </w:r>
                            <w:r>
                              <w:rPr>
                                <w:b/>
                                <w:spacing w:val="18"/>
                                <w:w w:val="110"/>
                              </w:rPr>
                              <w:t xml:space="preserve"> </w:t>
                            </w:r>
                            <w:r>
                              <w:rPr>
                                <w:w w:val="110"/>
                              </w:rPr>
                              <w:t>subscribed</w:t>
                            </w:r>
                            <w:r>
                              <w:rPr>
                                <w:spacing w:val="17"/>
                                <w:w w:val="110"/>
                              </w:rPr>
                              <w:t xml:space="preserve"> </w:t>
                            </w:r>
                            <w:r>
                              <w:rPr>
                                <w:w w:val="110"/>
                              </w:rPr>
                              <w:t>between</w:t>
                            </w:r>
                            <w:r>
                              <w:rPr>
                                <w:spacing w:val="13"/>
                                <w:w w:val="110"/>
                              </w:rPr>
                              <w:t xml:space="preserve"> </w:t>
                            </w:r>
                            <w:r>
                              <w:rPr>
                                <w:spacing w:val="-2"/>
                                <w:w w:val="110"/>
                              </w:rPr>
                              <w:t>ARAJET</w:t>
                            </w:r>
                          </w:p>
                          <w:p w14:paraId="17FEF37F" w14:textId="77777777" w:rsidR="006572F4" w:rsidRDefault="00C814FF">
                            <w:pPr>
                              <w:pStyle w:val="BodyText"/>
                              <w:spacing w:before="7"/>
                              <w:ind w:left="3705"/>
                            </w:pPr>
                            <w:r>
                              <w:rPr>
                                <w:w w:val="120"/>
                              </w:rPr>
                              <w:t>S.A.</w:t>
                            </w:r>
                            <w:r>
                              <w:rPr>
                                <w:spacing w:val="-14"/>
                                <w:w w:val="120"/>
                              </w:rPr>
                              <w:t xml:space="preserve"> </w:t>
                            </w:r>
                            <w:r>
                              <w:rPr>
                                <w:w w:val="120"/>
                              </w:rPr>
                              <w:t>and</w:t>
                            </w:r>
                            <w:r>
                              <w:rPr>
                                <w:spacing w:val="-14"/>
                                <w:w w:val="120"/>
                              </w:rPr>
                              <w:t xml:space="preserve"> </w:t>
                            </w:r>
                            <w:r>
                              <w:rPr>
                                <w:w w:val="120"/>
                              </w:rPr>
                              <w:t>AVIAM</w:t>
                            </w:r>
                            <w:r>
                              <w:rPr>
                                <w:spacing w:val="-14"/>
                                <w:w w:val="120"/>
                              </w:rPr>
                              <w:t xml:space="preserve"> </w:t>
                            </w:r>
                            <w:r>
                              <w:rPr>
                                <w:spacing w:val="-5"/>
                                <w:w w:val="120"/>
                              </w:rPr>
                              <w:t>LTD</w:t>
                            </w:r>
                          </w:p>
                        </w:txbxContent>
                      </wps:txbx>
                      <wps:bodyPr wrap="square" lIns="0" tIns="0" rIns="0" bIns="0" rtlCol="0">
                        <a:noAutofit/>
                      </wps:bodyPr>
                    </wps:wsp>
                  </a:graphicData>
                </a:graphic>
              </wp:inline>
            </w:drawing>
          </mc:Choice>
          <mc:Fallback>
            <w:pict>
              <v:shapetype w14:anchorId="2BAE559D" id="_x0000_t202" coordsize="21600,21600" o:spt="202" path="m,l,21600r21600,l21600,xe">
                <v:stroke joinstyle="miter"/>
                <v:path gradientshapeok="t" o:connecttype="rect"/>
              </v:shapetype>
              <v:shape id="Text Box 3" o:spid="_x0000_s1026" type="#_x0000_t202" style="width:482.4pt;height:7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" filled="f" strokeweight=".48pt">
                <v:path arrowok="t"/>
                <v:textbox inset="0,0,0,0">
                  <w:txbxContent>
                    <w:p w14:paraId="0D0FED60" w14:textId="39BD06E8" w:rsidR="006572F4" w:rsidRDefault="00C814FF">
                      <w:pPr>
                        <w:spacing w:before="249"/>
                        <w:jc w:val="center"/>
                      </w:pPr>
                      <w:r>
                        <w:rPr>
                          <w:b/>
                          <w:w w:val="110"/>
                        </w:rPr>
                        <w:t>Concession</w:t>
                      </w:r>
                      <w:r>
                        <w:rPr>
                          <w:b/>
                          <w:spacing w:val="11"/>
                          <w:w w:val="110"/>
                        </w:rPr>
                        <w:t xml:space="preserve"> </w:t>
                      </w:r>
                      <w:r>
                        <w:rPr>
                          <w:b/>
                          <w:w w:val="110"/>
                        </w:rPr>
                        <w:t>to</w:t>
                      </w:r>
                      <w:r>
                        <w:rPr>
                          <w:b/>
                          <w:spacing w:val="11"/>
                          <w:w w:val="110"/>
                        </w:rPr>
                        <w:t xml:space="preserve"> </w:t>
                      </w:r>
                      <w:r>
                        <w:rPr>
                          <w:b/>
                          <w:w w:val="110"/>
                        </w:rPr>
                        <w:t>Annex</w:t>
                      </w:r>
                      <w:r>
                        <w:rPr>
                          <w:b/>
                          <w:spacing w:val="9"/>
                          <w:w w:val="110"/>
                        </w:rPr>
                        <w:t xml:space="preserve"> </w:t>
                      </w:r>
                      <w:r>
                        <w:rPr>
                          <w:b/>
                          <w:w w:val="110"/>
                        </w:rPr>
                        <w:t>B1.0</w:t>
                      </w:r>
                      <w:r>
                        <w:rPr>
                          <w:b/>
                          <w:spacing w:val="13"/>
                          <w:w w:val="110"/>
                        </w:rPr>
                        <w:t xml:space="preserve"> </w:t>
                      </w:r>
                      <w:r>
                        <w:rPr>
                          <w:w w:val="110"/>
                        </w:rPr>
                        <w:t>dated</w:t>
                      </w:r>
                      <w:r>
                        <w:rPr>
                          <w:spacing w:val="9"/>
                          <w:w w:val="110"/>
                        </w:rPr>
                        <w:t xml:space="preserve"> </w:t>
                      </w:r>
                      <w:r w:rsidR="000715A9">
                        <w:rPr>
                          <w:w w:val="110"/>
                        </w:rPr>
                        <w:t>June</w:t>
                      </w:r>
                      <w:r>
                        <w:rPr>
                          <w:spacing w:val="8"/>
                          <w:w w:val="110"/>
                        </w:rPr>
                        <w:t xml:space="preserve"> </w:t>
                      </w:r>
                      <w:r>
                        <w:rPr>
                          <w:w w:val="110"/>
                        </w:rPr>
                        <w:t>[</w:t>
                      </w:r>
                      <w:r>
                        <w:rPr>
                          <w:color w:val="000000"/>
                          <w:w w:val="110"/>
                          <w:highlight w:val="yellow"/>
                        </w:rPr>
                        <w:t>*</w:t>
                      </w:r>
                      <w:r>
                        <w:rPr>
                          <w:color w:val="000000"/>
                          <w:w w:val="110"/>
                        </w:rPr>
                        <w:t>],</w:t>
                      </w:r>
                      <w:r>
                        <w:rPr>
                          <w:color w:val="000000"/>
                          <w:spacing w:val="14"/>
                          <w:w w:val="110"/>
                        </w:rPr>
                        <w:t xml:space="preserve"> </w:t>
                      </w:r>
                      <w:r>
                        <w:rPr>
                          <w:color w:val="000000"/>
                          <w:spacing w:val="-4"/>
                          <w:w w:val="110"/>
                        </w:rPr>
                        <w:t>2025</w:t>
                      </w:r>
                      <w:r w:rsidR="000715A9">
                        <w:rPr>
                          <w:color w:val="000000"/>
                          <w:spacing w:val="-4"/>
                          <w:w w:val="110"/>
                        </w:rPr>
                        <w:t xml:space="preserve">, effective from </w:t>
                      </w:r>
                      <w:r w:rsidR="00707A31">
                        <w:rPr>
                          <w:color w:val="000000"/>
                          <w:spacing w:val="-4"/>
                          <w:w w:val="110"/>
                        </w:rPr>
                        <w:t>June 1</w:t>
                      </w:r>
                      <w:r w:rsidR="000715A9">
                        <w:rPr>
                          <w:color w:val="000000"/>
                          <w:spacing w:val="-4"/>
                          <w:w w:val="110"/>
                        </w:rPr>
                        <w:t xml:space="preserve">, </w:t>
                      </w:r>
                      <w:r w:rsidR="00707A31">
                        <w:rPr>
                          <w:color w:val="000000"/>
                          <w:spacing w:val="-4"/>
                          <w:w w:val="110"/>
                        </w:rPr>
                        <w:t>2025</w:t>
                      </w:r>
                    </w:p>
                    <w:p w14:paraId="371236EB" w14:textId="77777777" w:rsidR="006572F4" w:rsidRDefault="00C814FF">
                      <w:pPr>
                        <w:spacing w:before="6"/>
                        <w:jc w:val="center"/>
                        <w:rPr>
                          <w:b/>
                        </w:rPr>
                      </w:pPr>
                      <w:r>
                        <w:rPr>
                          <w:b/>
                          <w:w w:val="115"/>
                        </w:rPr>
                        <w:t>Punta</w:t>
                      </w:r>
                      <w:r>
                        <w:rPr>
                          <w:b/>
                          <w:spacing w:val="3"/>
                          <w:w w:val="115"/>
                        </w:rPr>
                        <w:t xml:space="preserve"> </w:t>
                      </w:r>
                      <w:r>
                        <w:rPr>
                          <w:b/>
                          <w:w w:val="115"/>
                        </w:rPr>
                        <w:t>Cana,</w:t>
                      </w:r>
                      <w:r>
                        <w:rPr>
                          <w:b/>
                          <w:spacing w:val="6"/>
                          <w:w w:val="115"/>
                        </w:rPr>
                        <w:t xml:space="preserve"> </w:t>
                      </w:r>
                      <w:r>
                        <w:rPr>
                          <w:b/>
                          <w:w w:val="115"/>
                        </w:rPr>
                        <w:t>Agreed</w:t>
                      </w:r>
                      <w:r>
                        <w:rPr>
                          <w:b/>
                          <w:spacing w:val="1"/>
                          <w:w w:val="115"/>
                        </w:rPr>
                        <w:t xml:space="preserve"> </w:t>
                      </w:r>
                      <w:r>
                        <w:rPr>
                          <w:b/>
                          <w:w w:val="115"/>
                        </w:rPr>
                        <w:t>Services</w:t>
                      </w:r>
                      <w:r>
                        <w:rPr>
                          <w:b/>
                          <w:spacing w:val="5"/>
                          <w:w w:val="115"/>
                        </w:rPr>
                        <w:t xml:space="preserve"> </w:t>
                      </w:r>
                      <w:r>
                        <w:rPr>
                          <w:b/>
                          <w:w w:val="115"/>
                        </w:rPr>
                        <w:t>and</w:t>
                      </w:r>
                      <w:r>
                        <w:rPr>
                          <w:b/>
                          <w:spacing w:val="4"/>
                          <w:w w:val="115"/>
                        </w:rPr>
                        <w:t xml:space="preserve"> </w:t>
                      </w:r>
                      <w:r>
                        <w:rPr>
                          <w:b/>
                          <w:spacing w:val="-2"/>
                          <w:w w:val="115"/>
                        </w:rPr>
                        <w:t>Charges</w:t>
                      </w:r>
                    </w:p>
                    <w:p w14:paraId="50D1B44E" w14:textId="77777777" w:rsidR="006572F4" w:rsidRDefault="00C814FF">
                      <w:pPr>
                        <w:spacing w:before="6"/>
                        <w:jc w:val="center"/>
                      </w:pPr>
                      <w:r>
                        <w:rPr>
                          <w:b/>
                          <w:w w:val="110"/>
                        </w:rPr>
                        <w:t>to</w:t>
                      </w:r>
                      <w:r>
                        <w:rPr>
                          <w:b/>
                          <w:spacing w:val="16"/>
                          <w:w w:val="110"/>
                        </w:rPr>
                        <w:t xml:space="preserve"> </w:t>
                      </w:r>
                      <w:r>
                        <w:rPr>
                          <w:b/>
                          <w:w w:val="110"/>
                        </w:rPr>
                        <w:t>the</w:t>
                      </w:r>
                      <w:r>
                        <w:rPr>
                          <w:b/>
                          <w:spacing w:val="17"/>
                          <w:w w:val="110"/>
                        </w:rPr>
                        <w:t xml:space="preserve"> </w:t>
                      </w:r>
                      <w:r>
                        <w:rPr>
                          <w:b/>
                          <w:w w:val="110"/>
                        </w:rPr>
                        <w:t>Standard</w:t>
                      </w:r>
                      <w:r>
                        <w:rPr>
                          <w:b/>
                          <w:spacing w:val="16"/>
                          <w:w w:val="110"/>
                        </w:rPr>
                        <w:t xml:space="preserve"> </w:t>
                      </w:r>
                      <w:r>
                        <w:rPr>
                          <w:b/>
                          <w:w w:val="110"/>
                        </w:rPr>
                        <w:t>Ground</w:t>
                      </w:r>
                      <w:r>
                        <w:rPr>
                          <w:b/>
                          <w:spacing w:val="16"/>
                          <w:w w:val="110"/>
                        </w:rPr>
                        <w:t xml:space="preserve"> </w:t>
                      </w:r>
                      <w:r>
                        <w:rPr>
                          <w:b/>
                          <w:w w:val="110"/>
                        </w:rPr>
                        <w:t>Handling</w:t>
                      </w:r>
                      <w:r>
                        <w:rPr>
                          <w:b/>
                          <w:spacing w:val="17"/>
                          <w:w w:val="110"/>
                        </w:rPr>
                        <w:t xml:space="preserve"> </w:t>
                      </w:r>
                      <w:r>
                        <w:rPr>
                          <w:b/>
                          <w:w w:val="110"/>
                        </w:rPr>
                        <w:t>Agreement</w:t>
                      </w:r>
                      <w:r>
                        <w:rPr>
                          <w:b/>
                          <w:spacing w:val="16"/>
                          <w:w w:val="110"/>
                        </w:rPr>
                        <w:t xml:space="preserve"> </w:t>
                      </w:r>
                      <w:r>
                        <w:rPr>
                          <w:b/>
                          <w:w w:val="110"/>
                        </w:rPr>
                        <w:t>(SGHA),</w:t>
                      </w:r>
                      <w:r>
                        <w:rPr>
                          <w:b/>
                          <w:spacing w:val="18"/>
                          <w:w w:val="110"/>
                        </w:rPr>
                        <w:t xml:space="preserve"> </w:t>
                      </w:r>
                      <w:r>
                        <w:rPr>
                          <w:w w:val="110"/>
                        </w:rPr>
                        <w:t>subscribed</w:t>
                      </w:r>
                      <w:r>
                        <w:rPr>
                          <w:spacing w:val="17"/>
                          <w:w w:val="110"/>
                        </w:rPr>
                        <w:t xml:space="preserve"> </w:t>
                      </w:r>
                      <w:r>
                        <w:rPr>
                          <w:w w:val="110"/>
                        </w:rPr>
                        <w:t>between</w:t>
                      </w:r>
                      <w:r>
                        <w:rPr>
                          <w:spacing w:val="13"/>
                          <w:w w:val="110"/>
                        </w:rPr>
                        <w:t xml:space="preserve"> </w:t>
                      </w:r>
                      <w:r>
                        <w:rPr>
                          <w:spacing w:val="-2"/>
                          <w:w w:val="110"/>
                        </w:rPr>
                        <w:t>ARAJET</w:t>
                      </w:r>
                    </w:p>
                    <w:p w14:paraId="17FEF37F" w14:textId="77777777" w:rsidR="006572F4" w:rsidRDefault="00C814FF">
                      <w:pPr>
                        <w:pStyle w:val="BodyText"/>
                        <w:spacing w:before="7"/>
                        <w:ind w:left="3705"/>
                      </w:pPr>
                      <w:r>
                        <w:rPr>
                          <w:w w:val="120"/>
                        </w:rPr>
                        <w:t>S.A.</w:t>
                      </w:r>
                      <w:r>
                        <w:rPr>
                          <w:spacing w:val="-14"/>
                          <w:w w:val="120"/>
                        </w:rPr>
                        <w:t xml:space="preserve"> </w:t>
                      </w:r>
                      <w:r>
                        <w:rPr>
                          <w:w w:val="120"/>
                        </w:rPr>
                        <w:t>and</w:t>
                      </w:r>
                      <w:r>
                        <w:rPr>
                          <w:spacing w:val="-14"/>
                          <w:w w:val="120"/>
                        </w:rPr>
                        <w:t xml:space="preserve"> </w:t>
                      </w:r>
                      <w:r>
                        <w:rPr>
                          <w:w w:val="120"/>
                        </w:rPr>
                        <w:t>AVIAM</w:t>
                      </w:r>
                      <w:r>
                        <w:rPr>
                          <w:spacing w:val="-14"/>
                          <w:w w:val="120"/>
                        </w:rPr>
                        <w:t xml:space="preserve"> </w:t>
                      </w:r>
                      <w:r>
                        <w:rPr>
                          <w:spacing w:val="-5"/>
                          <w:w w:val="120"/>
                        </w:rPr>
                        <w:t>LTD</w:t>
                      </w:r>
                    </w:p>
                  </w:txbxContent>
                </v:textbox>
                <w10:anchorlock/>
              </v:shape>
            </w:pict>
          </mc:Fallback>
        </mc:AlternateContent>
      </w:r>
    </w:p>
    <w:p w14:paraId="524C94FE" w14:textId="77777777" w:rsidR="006572F4" w:rsidRPr="000715A9" w:rsidRDefault="00C814FF">
      <w:pPr>
        <w:spacing w:before="206" w:line="491" w:lineRule="auto"/>
        <w:ind w:left="359" w:right="5053"/>
        <w:rPr>
          <w:rFonts w:asciiTheme="majorHAnsi" w:hAnsiTheme="majorHAnsi"/>
        </w:rPr>
      </w:pPr>
      <w:r w:rsidRPr="000715A9">
        <w:rPr>
          <w:rFonts w:asciiTheme="majorHAnsi" w:hAnsiTheme="majorHAnsi"/>
          <w:noProof/>
        </w:rPr>
        <mc:AlternateContent>
          <mc:Choice Requires="wps">
            <w:drawing>
              <wp:anchor distT="0" distB="0" distL="0" distR="0" simplePos="0" relativeHeight="251637248" behindDoc="0" locked="0" layoutInCell="1" allowOverlap="1" wp14:anchorId="49B71B01" wp14:editId="1093C77D">
                <wp:simplePos x="0" y="0"/>
                <wp:positionH relativeFrom="page">
                  <wp:posOffset>3389629</wp:posOffset>
                </wp:positionH>
                <wp:positionV relativeFrom="paragraph">
                  <wp:posOffset>584086</wp:posOffset>
                </wp:positionV>
                <wp:extent cx="2480310" cy="457834"/>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45783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785"/>
                            </w:tblGrid>
                            <w:tr w:rsidR="006572F4" w14:paraId="4D7C48E0" w14:textId="77777777">
                              <w:trPr>
                                <w:trHeight w:val="239"/>
                              </w:trPr>
                              <w:tc>
                                <w:tcPr>
                                  <w:tcW w:w="3785" w:type="dxa"/>
                                </w:tcPr>
                                <w:p w14:paraId="0CEF2572" w14:textId="77777777" w:rsidR="006572F4" w:rsidRDefault="00C814FF">
                                  <w:pPr>
                                    <w:pStyle w:val="TableParagraph"/>
                                    <w:spacing w:line="213" w:lineRule="exact"/>
                                    <w:ind w:left="50"/>
                                    <w:rPr>
                                      <w:b/>
                                      <w:sz w:val="20"/>
                                    </w:rPr>
                                  </w:pPr>
                                  <w:r>
                                    <w:rPr>
                                      <w:b/>
                                      <w:w w:val="125"/>
                                      <w:sz w:val="20"/>
                                    </w:rPr>
                                    <w:t>ARAJET,</w:t>
                                  </w:r>
                                  <w:r>
                                    <w:rPr>
                                      <w:b/>
                                      <w:spacing w:val="4"/>
                                      <w:w w:val="125"/>
                                      <w:sz w:val="20"/>
                                    </w:rPr>
                                    <w:t xml:space="preserve"> </w:t>
                                  </w:r>
                                  <w:r>
                                    <w:rPr>
                                      <w:b/>
                                      <w:spacing w:val="-4"/>
                                      <w:w w:val="125"/>
                                      <w:sz w:val="20"/>
                                    </w:rPr>
                                    <w:t>S.A.</w:t>
                                  </w:r>
                                </w:p>
                              </w:tc>
                            </w:tr>
                            <w:tr w:rsidR="006572F4" w14:paraId="615F259B" w14:textId="77777777">
                              <w:trPr>
                                <w:trHeight w:val="482"/>
                              </w:trPr>
                              <w:tc>
                                <w:tcPr>
                                  <w:tcW w:w="3785" w:type="dxa"/>
                                </w:tcPr>
                                <w:p w14:paraId="340497A3" w14:textId="77777777" w:rsidR="006572F4" w:rsidRDefault="00C814FF">
                                  <w:pPr>
                                    <w:pStyle w:val="TableParagraph"/>
                                    <w:ind w:left="50"/>
                                    <w:rPr>
                                      <w:sz w:val="20"/>
                                    </w:rPr>
                                  </w:pPr>
                                  <w:r>
                                    <w:rPr>
                                      <w:w w:val="110"/>
                                      <w:sz w:val="20"/>
                                    </w:rPr>
                                    <w:t>having</w:t>
                                  </w:r>
                                  <w:r>
                                    <w:rPr>
                                      <w:spacing w:val="-9"/>
                                      <w:w w:val="110"/>
                                      <w:sz w:val="20"/>
                                    </w:rPr>
                                    <w:t xml:space="preserve"> </w:t>
                                  </w:r>
                                  <w:r>
                                    <w:rPr>
                                      <w:w w:val="110"/>
                                      <w:sz w:val="20"/>
                                    </w:rPr>
                                    <w:t>its</w:t>
                                  </w:r>
                                  <w:r>
                                    <w:rPr>
                                      <w:spacing w:val="-9"/>
                                      <w:w w:val="110"/>
                                      <w:sz w:val="20"/>
                                    </w:rPr>
                                    <w:t xml:space="preserve"> </w:t>
                                  </w:r>
                                  <w:r>
                                    <w:rPr>
                                      <w:w w:val="110"/>
                                      <w:sz w:val="20"/>
                                    </w:rPr>
                                    <w:t>principal</w:t>
                                  </w:r>
                                  <w:r>
                                    <w:rPr>
                                      <w:spacing w:val="-10"/>
                                      <w:w w:val="110"/>
                                      <w:sz w:val="20"/>
                                    </w:rPr>
                                    <w:t xml:space="preserve"> </w:t>
                                  </w:r>
                                  <w:r>
                                    <w:rPr>
                                      <w:w w:val="110"/>
                                      <w:sz w:val="20"/>
                                    </w:rPr>
                                    <w:t>office</w:t>
                                  </w:r>
                                  <w:r>
                                    <w:rPr>
                                      <w:spacing w:val="-7"/>
                                      <w:w w:val="110"/>
                                      <w:sz w:val="20"/>
                                    </w:rPr>
                                    <w:t xml:space="preserve"> </w:t>
                                  </w:r>
                                  <w:r>
                                    <w:rPr>
                                      <w:spacing w:val="-5"/>
                                      <w:w w:val="110"/>
                                      <w:sz w:val="20"/>
                                    </w:rPr>
                                    <w:t>at:</w:t>
                                  </w:r>
                                </w:p>
                                <w:p w14:paraId="2F3A0F06" w14:textId="77777777" w:rsidR="006572F4" w:rsidRDefault="00C814FF">
                                  <w:pPr>
                                    <w:pStyle w:val="TableParagraph"/>
                                    <w:spacing w:before="8" w:line="213" w:lineRule="exact"/>
                                    <w:ind w:left="50"/>
                                    <w:rPr>
                                      <w:sz w:val="20"/>
                                    </w:rPr>
                                  </w:pPr>
                                  <w:r>
                                    <w:rPr>
                                      <w:color w:val="000000"/>
                                      <w:w w:val="115"/>
                                      <w:sz w:val="20"/>
                                      <w:highlight w:val="yellow"/>
                                    </w:rPr>
                                    <w:t>INSERT</w:t>
                                  </w:r>
                                  <w:r>
                                    <w:rPr>
                                      <w:color w:val="000000"/>
                                      <w:spacing w:val="44"/>
                                      <w:w w:val="115"/>
                                      <w:sz w:val="20"/>
                                      <w:highlight w:val="yellow"/>
                                    </w:rPr>
                                    <w:t xml:space="preserve"> </w:t>
                                  </w:r>
                                  <w:r>
                                    <w:rPr>
                                      <w:color w:val="000000"/>
                                      <w:w w:val="115"/>
                                      <w:sz w:val="20"/>
                                      <w:highlight w:val="yellow"/>
                                    </w:rPr>
                                    <w:t>INTERNATIONAL</w:t>
                                  </w:r>
                                  <w:r>
                                    <w:rPr>
                                      <w:color w:val="000000"/>
                                      <w:spacing w:val="44"/>
                                      <w:w w:val="115"/>
                                      <w:sz w:val="20"/>
                                      <w:highlight w:val="yellow"/>
                                    </w:rPr>
                                    <w:t xml:space="preserve"> </w:t>
                                  </w:r>
                                  <w:r>
                                    <w:rPr>
                                      <w:color w:val="000000"/>
                                      <w:spacing w:val="-2"/>
                                      <w:w w:val="115"/>
                                      <w:sz w:val="20"/>
                                      <w:highlight w:val="yellow"/>
                                    </w:rPr>
                                    <w:t>ADDRESS</w:t>
                                  </w:r>
                                </w:p>
                              </w:tc>
                            </w:tr>
                          </w:tbl>
                          <w:p w14:paraId="1A328FA4" w14:textId="77777777" w:rsidR="006572F4" w:rsidRDefault="006572F4">
                            <w:pPr>
                              <w:pStyle w:val="BodyText"/>
                            </w:pPr>
                          </w:p>
                        </w:txbxContent>
                      </wps:txbx>
                      <wps:bodyPr wrap="square" lIns="0" tIns="0" rIns="0" bIns="0" rtlCol="0">
                        <a:noAutofit/>
                      </wps:bodyPr>
                    </wps:wsp>
                  </a:graphicData>
                </a:graphic>
              </wp:anchor>
            </w:drawing>
          </mc:Choice>
          <mc:Fallback>
            <w:pict>
              <v:shapetype w14:anchorId="49B71B01" id="_x0000_t202" coordsize="21600,21600" o:spt="202" path="m,l,21600r21600,l21600,xe">
                <v:stroke joinstyle="miter"/>
                <v:path gradientshapeok="t" o:connecttype="rect"/>
              </v:shapetype>
              <v:shape id="Text Box 4" o:spid="_x0000_s1027" type="#_x0000_t202" style="position:absolute;left:0;text-align:left;margin-left:266.9pt;margin-top:46pt;width:195.3pt;height:36.05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785"/>
                      </w:tblGrid>
                      <w:tr w:rsidR="006572F4" w14:paraId="4D7C48E0" w14:textId="77777777">
                        <w:trPr>
                          <w:trHeight w:val="239"/>
                        </w:trPr>
                        <w:tc>
                          <w:tcPr>
                            <w:tcW w:w="3785" w:type="dxa"/>
                          </w:tcPr>
                          <w:p w14:paraId="0CEF2572" w14:textId="77777777" w:rsidR="006572F4" w:rsidRDefault="00C814FF">
                            <w:pPr>
                              <w:pStyle w:val="TableParagraph"/>
                              <w:spacing w:line="213" w:lineRule="exact"/>
                              <w:ind w:left="50"/>
                              <w:rPr>
                                <w:b/>
                                <w:sz w:val="20"/>
                              </w:rPr>
                            </w:pPr>
                            <w:r>
                              <w:rPr>
                                <w:b/>
                                <w:w w:val="125"/>
                                <w:sz w:val="20"/>
                              </w:rPr>
                              <w:t>ARAJET,</w:t>
                            </w:r>
                            <w:r>
                              <w:rPr>
                                <w:b/>
                                <w:spacing w:val="4"/>
                                <w:w w:val="125"/>
                                <w:sz w:val="20"/>
                              </w:rPr>
                              <w:t xml:space="preserve"> </w:t>
                            </w:r>
                            <w:r>
                              <w:rPr>
                                <w:b/>
                                <w:spacing w:val="-4"/>
                                <w:w w:val="125"/>
                                <w:sz w:val="20"/>
                              </w:rPr>
                              <w:t>S.A.</w:t>
                            </w:r>
                          </w:p>
                        </w:tc>
                      </w:tr>
                      <w:tr w:rsidR="006572F4" w14:paraId="615F259B" w14:textId="77777777">
                        <w:trPr>
                          <w:trHeight w:val="482"/>
                        </w:trPr>
                        <w:tc>
                          <w:tcPr>
                            <w:tcW w:w="3785" w:type="dxa"/>
                          </w:tcPr>
                          <w:p w14:paraId="340497A3" w14:textId="77777777" w:rsidR="006572F4" w:rsidRDefault="00C814FF">
                            <w:pPr>
                              <w:pStyle w:val="TableParagraph"/>
                              <w:ind w:left="50"/>
                              <w:rPr>
                                <w:sz w:val="20"/>
                              </w:rPr>
                            </w:pPr>
                            <w:r>
                              <w:rPr>
                                <w:w w:val="110"/>
                                <w:sz w:val="20"/>
                              </w:rPr>
                              <w:t>having</w:t>
                            </w:r>
                            <w:r>
                              <w:rPr>
                                <w:spacing w:val="-9"/>
                                <w:w w:val="110"/>
                                <w:sz w:val="20"/>
                              </w:rPr>
                              <w:t xml:space="preserve"> </w:t>
                            </w:r>
                            <w:r>
                              <w:rPr>
                                <w:w w:val="110"/>
                                <w:sz w:val="20"/>
                              </w:rPr>
                              <w:t>its</w:t>
                            </w:r>
                            <w:r>
                              <w:rPr>
                                <w:spacing w:val="-9"/>
                                <w:w w:val="110"/>
                                <w:sz w:val="20"/>
                              </w:rPr>
                              <w:t xml:space="preserve"> </w:t>
                            </w:r>
                            <w:r>
                              <w:rPr>
                                <w:w w:val="110"/>
                                <w:sz w:val="20"/>
                              </w:rPr>
                              <w:t>principal</w:t>
                            </w:r>
                            <w:r>
                              <w:rPr>
                                <w:spacing w:val="-10"/>
                                <w:w w:val="110"/>
                                <w:sz w:val="20"/>
                              </w:rPr>
                              <w:t xml:space="preserve"> </w:t>
                            </w:r>
                            <w:r>
                              <w:rPr>
                                <w:w w:val="110"/>
                                <w:sz w:val="20"/>
                              </w:rPr>
                              <w:t>office</w:t>
                            </w:r>
                            <w:r>
                              <w:rPr>
                                <w:spacing w:val="-7"/>
                                <w:w w:val="110"/>
                                <w:sz w:val="20"/>
                              </w:rPr>
                              <w:t xml:space="preserve"> </w:t>
                            </w:r>
                            <w:r>
                              <w:rPr>
                                <w:spacing w:val="-5"/>
                                <w:w w:val="110"/>
                                <w:sz w:val="20"/>
                              </w:rPr>
                              <w:t>at:</w:t>
                            </w:r>
                          </w:p>
                          <w:p w14:paraId="2F3A0F06" w14:textId="77777777" w:rsidR="006572F4" w:rsidRDefault="00C814FF">
                            <w:pPr>
                              <w:pStyle w:val="TableParagraph"/>
                              <w:spacing w:before="8" w:line="213" w:lineRule="exact"/>
                              <w:ind w:left="50"/>
                              <w:rPr>
                                <w:sz w:val="20"/>
                              </w:rPr>
                            </w:pPr>
                            <w:r>
                              <w:rPr>
                                <w:color w:val="000000"/>
                                <w:w w:val="115"/>
                                <w:sz w:val="20"/>
                                <w:highlight w:val="yellow"/>
                              </w:rPr>
                              <w:t>INSERT</w:t>
                            </w:r>
                            <w:r>
                              <w:rPr>
                                <w:color w:val="000000"/>
                                <w:spacing w:val="44"/>
                                <w:w w:val="115"/>
                                <w:sz w:val="20"/>
                                <w:highlight w:val="yellow"/>
                              </w:rPr>
                              <w:t xml:space="preserve"> </w:t>
                            </w:r>
                            <w:r>
                              <w:rPr>
                                <w:color w:val="000000"/>
                                <w:w w:val="115"/>
                                <w:sz w:val="20"/>
                                <w:highlight w:val="yellow"/>
                              </w:rPr>
                              <w:t>INTERNATIONAL</w:t>
                            </w:r>
                            <w:r>
                              <w:rPr>
                                <w:color w:val="000000"/>
                                <w:spacing w:val="44"/>
                                <w:w w:val="115"/>
                                <w:sz w:val="20"/>
                                <w:highlight w:val="yellow"/>
                              </w:rPr>
                              <w:t xml:space="preserve"> </w:t>
                            </w:r>
                            <w:r>
                              <w:rPr>
                                <w:color w:val="000000"/>
                                <w:spacing w:val="-2"/>
                                <w:w w:val="115"/>
                                <w:sz w:val="20"/>
                                <w:highlight w:val="yellow"/>
                              </w:rPr>
                              <w:t>ADDRESS</w:t>
                            </w:r>
                          </w:p>
                        </w:tc>
                      </w:tr>
                    </w:tbl>
                    <w:p w14:paraId="1A328FA4" w14:textId="77777777" w:rsidR="006572F4" w:rsidRDefault="006572F4">
                      <w:pPr>
                        <w:pStyle w:val="BodyText"/>
                      </w:pPr>
                    </w:p>
                  </w:txbxContent>
                </v:textbox>
                <w10:wrap anchorx="page"/>
              </v:shape>
            </w:pict>
          </mc:Fallback>
        </mc:AlternateContent>
      </w:r>
      <w:r w:rsidRPr="000715A9">
        <w:rPr>
          <w:rFonts w:asciiTheme="majorHAnsi" w:hAnsiTheme="majorHAnsi"/>
          <w:w w:val="110"/>
        </w:rPr>
        <w:t>This</w:t>
      </w:r>
      <w:r w:rsidRPr="000715A9">
        <w:rPr>
          <w:rFonts w:asciiTheme="majorHAnsi" w:hAnsiTheme="majorHAnsi"/>
          <w:spacing w:val="-6"/>
          <w:w w:val="110"/>
        </w:rPr>
        <w:t xml:space="preserve"> </w:t>
      </w:r>
      <w:r w:rsidRPr="000715A9">
        <w:rPr>
          <w:rFonts w:asciiTheme="majorHAnsi" w:hAnsiTheme="majorHAnsi"/>
          <w:w w:val="110"/>
        </w:rPr>
        <w:t>Concession</w:t>
      </w:r>
      <w:r w:rsidRPr="000715A9">
        <w:rPr>
          <w:rFonts w:asciiTheme="majorHAnsi" w:hAnsiTheme="majorHAnsi"/>
          <w:spacing w:val="-7"/>
          <w:w w:val="110"/>
        </w:rPr>
        <w:t xml:space="preserve"> </w:t>
      </w:r>
      <w:r w:rsidRPr="000715A9">
        <w:rPr>
          <w:rFonts w:asciiTheme="majorHAnsi" w:hAnsiTheme="majorHAnsi"/>
          <w:w w:val="110"/>
        </w:rPr>
        <w:t>is</w:t>
      </w:r>
      <w:r w:rsidRPr="000715A9">
        <w:rPr>
          <w:rFonts w:asciiTheme="majorHAnsi" w:hAnsiTheme="majorHAnsi"/>
          <w:spacing w:val="-6"/>
          <w:w w:val="110"/>
        </w:rPr>
        <w:t xml:space="preserve"> </w:t>
      </w:r>
      <w:r w:rsidRPr="000715A9">
        <w:rPr>
          <w:rFonts w:asciiTheme="majorHAnsi" w:hAnsiTheme="majorHAnsi"/>
          <w:w w:val="110"/>
        </w:rPr>
        <w:t>signed</w:t>
      </w:r>
      <w:r w:rsidRPr="000715A9">
        <w:rPr>
          <w:rFonts w:asciiTheme="majorHAnsi" w:hAnsiTheme="majorHAnsi"/>
          <w:spacing w:val="-7"/>
          <w:w w:val="110"/>
        </w:rPr>
        <w:t xml:space="preserve"> </w:t>
      </w:r>
      <w:r w:rsidRPr="000715A9">
        <w:rPr>
          <w:rFonts w:asciiTheme="majorHAnsi" w:hAnsiTheme="majorHAnsi"/>
          <w:w w:val="110"/>
        </w:rPr>
        <w:t>on</w:t>
      </w:r>
      <w:r w:rsidRPr="000715A9">
        <w:rPr>
          <w:rFonts w:asciiTheme="majorHAnsi" w:hAnsiTheme="majorHAnsi"/>
          <w:spacing w:val="-7"/>
          <w:w w:val="110"/>
        </w:rPr>
        <w:t xml:space="preserve"> </w:t>
      </w:r>
      <w:r w:rsidRPr="000715A9">
        <w:rPr>
          <w:rFonts w:asciiTheme="majorHAnsi" w:hAnsiTheme="majorHAnsi"/>
          <w:color w:val="000000"/>
          <w:w w:val="110"/>
          <w:highlight w:val="yellow"/>
        </w:rPr>
        <w:t>X</w:t>
      </w:r>
      <w:r w:rsidRPr="000715A9">
        <w:rPr>
          <w:rFonts w:asciiTheme="majorHAnsi" w:hAnsiTheme="majorHAnsi"/>
          <w:color w:val="000000"/>
          <w:spacing w:val="-8"/>
          <w:w w:val="110"/>
          <w:highlight w:val="yellow"/>
        </w:rPr>
        <w:t xml:space="preserve"> </w:t>
      </w:r>
      <w:r w:rsidRPr="000715A9">
        <w:rPr>
          <w:rFonts w:asciiTheme="majorHAnsi" w:hAnsiTheme="majorHAnsi"/>
          <w:color w:val="000000"/>
          <w:w w:val="110"/>
          <w:highlight w:val="yellow"/>
        </w:rPr>
        <w:t>of</w:t>
      </w:r>
      <w:r w:rsidRPr="000715A9">
        <w:rPr>
          <w:rFonts w:asciiTheme="majorHAnsi" w:hAnsiTheme="majorHAnsi"/>
          <w:color w:val="000000"/>
          <w:spacing w:val="-6"/>
          <w:w w:val="110"/>
          <w:highlight w:val="yellow"/>
        </w:rPr>
        <w:t xml:space="preserve"> </w:t>
      </w:r>
      <w:r w:rsidRPr="000715A9">
        <w:rPr>
          <w:rFonts w:asciiTheme="majorHAnsi" w:hAnsiTheme="majorHAnsi"/>
          <w:color w:val="000000"/>
          <w:w w:val="110"/>
          <w:highlight w:val="yellow"/>
        </w:rPr>
        <w:t>X</w:t>
      </w:r>
      <w:r w:rsidRPr="000715A9">
        <w:rPr>
          <w:rFonts w:asciiTheme="majorHAnsi" w:hAnsiTheme="majorHAnsi"/>
          <w:color w:val="000000"/>
          <w:w w:val="110"/>
        </w:rPr>
        <w:t>,</w:t>
      </w:r>
      <w:r w:rsidRPr="000715A9">
        <w:rPr>
          <w:rFonts w:asciiTheme="majorHAnsi" w:hAnsiTheme="majorHAnsi"/>
          <w:color w:val="000000"/>
          <w:spacing w:val="-8"/>
          <w:w w:val="110"/>
        </w:rPr>
        <w:t xml:space="preserve"> </w:t>
      </w:r>
      <w:r w:rsidRPr="000715A9">
        <w:rPr>
          <w:rFonts w:asciiTheme="majorHAnsi" w:hAnsiTheme="majorHAnsi"/>
          <w:color w:val="000000"/>
          <w:w w:val="110"/>
        </w:rPr>
        <w:t xml:space="preserve">2025, </w:t>
      </w:r>
      <w:r w:rsidRPr="000715A9">
        <w:rPr>
          <w:rFonts w:asciiTheme="majorHAnsi" w:hAnsiTheme="majorHAnsi"/>
          <w:color w:val="000000"/>
          <w:spacing w:val="-2"/>
          <w:w w:val="110"/>
        </w:rPr>
        <w:t>Between:</w:t>
      </w:r>
    </w:p>
    <w:p w14:paraId="5EFCAB90" w14:textId="77777777" w:rsidR="006572F4" w:rsidRPr="000715A9" w:rsidRDefault="006572F4">
      <w:pPr>
        <w:pStyle w:val="BodyText"/>
        <w:rPr>
          <w:rFonts w:asciiTheme="majorHAnsi" w:hAnsiTheme="majorHAnsi"/>
        </w:rPr>
      </w:pPr>
    </w:p>
    <w:p w14:paraId="1E4EA49B" w14:textId="77777777" w:rsidR="006572F4" w:rsidRPr="000715A9" w:rsidRDefault="006572F4">
      <w:pPr>
        <w:pStyle w:val="BodyText"/>
        <w:rPr>
          <w:rFonts w:asciiTheme="majorHAnsi" w:hAnsiTheme="majorHAnsi"/>
        </w:rPr>
      </w:pPr>
    </w:p>
    <w:p w14:paraId="4A0D9A5C" w14:textId="77777777" w:rsidR="006572F4" w:rsidRPr="000715A9" w:rsidRDefault="006572F4">
      <w:pPr>
        <w:pStyle w:val="BodyText"/>
        <w:spacing w:before="17"/>
        <w:rPr>
          <w:rFonts w:asciiTheme="majorHAnsi" w:hAnsiTheme="majorHAnsi"/>
        </w:rPr>
      </w:pPr>
    </w:p>
    <w:p w14:paraId="06E7A347" w14:textId="77777777" w:rsidR="006572F4" w:rsidRPr="000715A9" w:rsidRDefault="00C814FF">
      <w:pPr>
        <w:spacing w:before="1"/>
        <w:ind w:left="3913"/>
        <w:rPr>
          <w:rFonts w:asciiTheme="majorHAnsi" w:hAnsiTheme="majorHAnsi"/>
        </w:rPr>
      </w:pPr>
      <w:r w:rsidRPr="000715A9">
        <w:rPr>
          <w:rFonts w:asciiTheme="majorHAnsi" w:hAnsiTheme="majorHAnsi"/>
          <w:w w:val="105"/>
        </w:rPr>
        <w:t>And</w:t>
      </w:r>
      <w:r w:rsidRPr="000715A9">
        <w:rPr>
          <w:rFonts w:asciiTheme="majorHAnsi" w:hAnsiTheme="majorHAnsi"/>
          <w:spacing w:val="15"/>
          <w:w w:val="105"/>
        </w:rPr>
        <w:t xml:space="preserve"> </w:t>
      </w:r>
      <w:r w:rsidRPr="000715A9">
        <w:rPr>
          <w:rFonts w:asciiTheme="majorHAnsi" w:hAnsiTheme="majorHAnsi"/>
          <w:w w:val="105"/>
        </w:rPr>
        <w:t>hereinafter</w:t>
      </w:r>
      <w:r w:rsidRPr="000715A9">
        <w:rPr>
          <w:rFonts w:asciiTheme="majorHAnsi" w:hAnsiTheme="majorHAnsi"/>
          <w:spacing w:val="16"/>
          <w:w w:val="105"/>
        </w:rPr>
        <w:t xml:space="preserve"> </w:t>
      </w:r>
      <w:r w:rsidRPr="000715A9">
        <w:rPr>
          <w:rFonts w:asciiTheme="majorHAnsi" w:hAnsiTheme="majorHAnsi"/>
          <w:w w:val="105"/>
        </w:rPr>
        <w:t>referred</w:t>
      </w:r>
      <w:r w:rsidRPr="000715A9">
        <w:rPr>
          <w:rFonts w:asciiTheme="majorHAnsi" w:hAnsiTheme="majorHAnsi"/>
          <w:spacing w:val="15"/>
          <w:w w:val="105"/>
        </w:rPr>
        <w:t xml:space="preserve"> </w:t>
      </w:r>
      <w:r w:rsidRPr="000715A9">
        <w:rPr>
          <w:rFonts w:asciiTheme="majorHAnsi" w:hAnsiTheme="majorHAnsi"/>
          <w:w w:val="105"/>
        </w:rPr>
        <w:t>to</w:t>
      </w:r>
      <w:r w:rsidRPr="000715A9">
        <w:rPr>
          <w:rFonts w:asciiTheme="majorHAnsi" w:hAnsiTheme="majorHAnsi"/>
          <w:spacing w:val="17"/>
          <w:w w:val="105"/>
        </w:rPr>
        <w:t xml:space="preserve"> </w:t>
      </w:r>
      <w:r w:rsidRPr="000715A9">
        <w:rPr>
          <w:rFonts w:asciiTheme="majorHAnsi" w:hAnsiTheme="majorHAnsi"/>
          <w:w w:val="105"/>
        </w:rPr>
        <w:t>as</w:t>
      </w:r>
      <w:r w:rsidRPr="000715A9">
        <w:rPr>
          <w:rFonts w:asciiTheme="majorHAnsi" w:hAnsiTheme="majorHAnsi"/>
          <w:spacing w:val="15"/>
          <w:w w:val="105"/>
        </w:rPr>
        <w:t xml:space="preserve"> </w:t>
      </w:r>
      <w:r w:rsidRPr="000715A9">
        <w:rPr>
          <w:rFonts w:asciiTheme="majorHAnsi" w:hAnsiTheme="majorHAnsi"/>
          <w:w w:val="105"/>
        </w:rPr>
        <w:t>“the</w:t>
      </w:r>
      <w:r w:rsidRPr="000715A9">
        <w:rPr>
          <w:rFonts w:asciiTheme="majorHAnsi" w:hAnsiTheme="majorHAnsi"/>
          <w:spacing w:val="16"/>
          <w:w w:val="105"/>
        </w:rPr>
        <w:t xml:space="preserve"> </w:t>
      </w:r>
      <w:r w:rsidRPr="000715A9">
        <w:rPr>
          <w:rFonts w:asciiTheme="majorHAnsi" w:hAnsiTheme="majorHAnsi"/>
          <w:spacing w:val="-2"/>
          <w:w w:val="105"/>
        </w:rPr>
        <w:t>Carrier”</w:t>
      </w:r>
    </w:p>
    <w:p w14:paraId="7F6F84D3" w14:textId="77777777" w:rsidR="006572F4" w:rsidRPr="000715A9" w:rsidRDefault="006572F4">
      <w:pPr>
        <w:pStyle w:val="BodyText"/>
        <w:spacing w:before="10"/>
        <w:rPr>
          <w:rFonts w:asciiTheme="majorHAnsi" w:hAnsiTheme="majorHAnsi"/>
        </w:rPr>
      </w:pPr>
    </w:p>
    <w:p w14:paraId="74478F08" w14:textId="77777777" w:rsidR="006572F4" w:rsidRPr="000715A9" w:rsidRDefault="00C814FF">
      <w:pPr>
        <w:tabs>
          <w:tab w:val="left" w:pos="3959"/>
        </w:tabs>
        <w:spacing w:before="1"/>
        <w:ind w:left="360"/>
        <w:rPr>
          <w:rFonts w:asciiTheme="majorHAnsi" w:hAnsiTheme="majorHAnsi"/>
          <w:b/>
        </w:rPr>
      </w:pPr>
      <w:r w:rsidRPr="000715A9">
        <w:rPr>
          <w:rFonts w:asciiTheme="majorHAnsi" w:hAnsiTheme="majorHAnsi"/>
          <w:spacing w:val="-4"/>
          <w:w w:val="115"/>
        </w:rPr>
        <w:t>And:</w:t>
      </w:r>
      <w:r w:rsidRPr="000715A9">
        <w:rPr>
          <w:rFonts w:asciiTheme="majorHAnsi" w:hAnsiTheme="majorHAnsi"/>
        </w:rPr>
        <w:tab/>
      </w:r>
      <w:r w:rsidRPr="000715A9">
        <w:rPr>
          <w:rFonts w:asciiTheme="majorHAnsi" w:hAnsiTheme="majorHAnsi"/>
          <w:b/>
          <w:w w:val="115"/>
        </w:rPr>
        <w:t>AVIAM,</w:t>
      </w:r>
      <w:r w:rsidRPr="000715A9">
        <w:rPr>
          <w:rFonts w:asciiTheme="majorHAnsi" w:hAnsiTheme="majorHAnsi"/>
          <w:b/>
          <w:spacing w:val="22"/>
          <w:w w:val="115"/>
        </w:rPr>
        <w:t xml:space="preserve"> </w:t>
      </w:r>
      <w:r w:rsidRPr="000715A9">
        <w:rPr>
          <w:rFonts w:asciiTheme="majorHAnsi" w:hAnsiTheme="majorHAnsi"/>
          <w:b/>
          <w:spacing w:val="-4"/>
          <w:w w:val="115"/>
        </w:rPr>
        <w:t>LTD.</w:t>
      </w:r>
    </w:p>
    <w:p w14:paraId="784713D3" w14:textId="77777777" w:rsidR="006572F4" w:rsidRPr="000715A9" w:rsidRDefault="00C814FF">
      <w:pPr>
        <w:spacing w:before="5"/>
        <w:ind w:left="3959"/>
        <w:rPr>
          <w:rFonts w:asciiTheme="majorHAnsi" w:hAnsiTheme="majorHAnsi"/>
        </w:rPr>
      </w:pPr>
      <w:r w:rsidRPr="000715A9">
        <w:rPr>
          <w:rFonts w:asciiTheme="majorHAnsi" w:hAnsiTheme="majorHAnsi"/>
          <w:w w:val="110"/>
        </w:rPr>
        <w:t>having</w:t>
      </w:r>
      <w:r w:rsidRPr="000715A9">
        <w:rPr>
          <w:rFonts w:asciiTheme="majorHAnsi" w:hAnsiTheme="majorHAnsi"/>
          <w:spacing w:val="-9"/>
          <w:w w:val="110"/>
        </w:rPr>
        <w:t xml:space="preserve"> </w:t>
      </w:r>
      <w:r w:rsidRPr="000715A9">
        <w:rPr>
          <w:rFonts w:asciiTheme="majorHAnsi" w:hAnsiTheme="majorHAnsi"/>
          <w:w w:val="110"/>
        </w:rPr>
        <w:t>its</w:t>
      </w:r>
      <w:r w:rsidRPr="000715A9">
        <w:rPr>
          <w:rFonts w:asciiTheme="majorHAnsi" w:hAnsiTheme="majorHAnsi"/>
          <w:spacing w:val="-9"/>
          <w:w w:val="110"/>
        </w:rPr>
        <w:t xml:space="preserve"> </w:t>
      </w:r>
      <w:r w:rsidRPr="000715A9">
        <w:rPr>
          <w:rFonts w:asciiTheme="majorHAnsi" w:hAnsiTheme="majorHAnsi"/>
          <w:w w:val="110"/>
        </w:rPr>
        <w:t>principal</w:t>
      </w:r>
      <w:r w:rsidRPr="000715A9">
        <w:rPr>
          <w:rFonts w:asciiTheme="majorHAnsi" w:hAnsiTheme="majorHAnsi"/>
          <w:spacing w:val="-10"/>
          <w:w w:val="110"/>
        </w:rPr>
        <w:t xml:space="preserve"> </w:t>
      </w:r>
      <w:r w:rsidRPr="000715A9">
        <w:rPr>
          <w:rFonts w:asciiTheme="majorHAnsi" w:hAnsiTheme="majorHAnsi"/>
          <w:w w:val="110"/>
        </w:rPr>
        <w:t>office</w:t>
      </w:r>
      <w:r w:rsidRPr="000715A9">
        <w:rPr>
          <w:rFonts w:asciiTheme="majorHAnsi" w:hAnsiTheme="majorHAnsi"/>
          <w:spacing w:val="-7"/>
          <w:w w:val="110"/>
        </w:rPr>
        <w:t xml:space="preserve"> </w:t>
      </w:r>
      <w:r w:rsidRPr="000715A9">
        <w:rPr>
          <w:rFonts w:asciiTheme="majorHAnsi" w:hAnsiTheme="majorHAnsi"/>
          <w:spacing w:val="-5"/>
          <w:w w:val="110"/>
        </w:rPr>
        <w:t>at</w:t>
      </w:r>
    </w:p>
    <w:p w14:paraId="59D07179" w14:textId="48C00FBA" w:rsidR="006572F4" w:rsidRDefault="00C814FF">
      <w:pPr>
        <w:spacing w:before="8" w:line="244" w:lineRule="auto"/>
        <w:ind w:left="3959" w:right="2076"/>
        <w:rPr>
          <w:rFonts w:asciiTheme="majorHAnsi" w:hAnsiTheme="majorHAnsi"/>
          <w:lang w:val="es-DO"/>
        </w:rPr>
      </w:pPr>
      <w:r w:rsidRPr="000715A9">
        <w:rPr>
          <w:rFonts w:asciiTheme="majorHAnsi" w:hAnsiTheme="majorHAnsi"/>
          <w:w w:val="110"/>
          <w:lang w:val="es-DO"/>
        </w:rPr>
        <w:t xml:space="preserve">Calle Fantino Falco 55, Ensanche Naco </w:t>
      </w:r>
      <w:r w:rsidRPr="000715A9">
        <w:rPr>
          <w:rFonts w:asciiTheme="majorHAnsi" w:hAnsiTheme="majorHAnsi"/>
          <w:lang w:val="es-DO"/>
        </w:rPr>
        <w:t>Santo</w:t>
      </w:r>
      <w:r w:rsidRPr="000715A9">
        <w:rPr>
          <w:rFonts w:asciiTheme="majorHAnsi" w:hAnsiTheme="majorHAnsi"/>
          <w:spacing w:val="40"/>
          <w:lang w:val="es-DO"/>
        </w:rPr>
        <w:t xml:space="preserve"> </w:t>
      </w:r>
      <w:r w:rsidRPr="000715A9">
        <w:rPr>
          <w:rFonts w:asciiTheme="majorHAnsi" w:hAnsiTheme="majorHAnsi"/>
          <w:lang w:val="es-DO"/>
        </w:rPr>
        <w:t>Domingo,</w:t>
      </w:r>
      <w:r w:rsidRPr="000715A9">
        <w:rPr>
          <w:rFonts w:asciiTheme="majorHAnsi" w:hAnsiTheme="majorHAnsi"/>
          <w:spacing w:val="40"/>
          <w:lang w:val="es-DO"/>
        </w:rPr>
        <w:t xml:space="preserve"> </w:t>
      </w:r>
      <w:r w:rsidRPr="000715A9">
        <w:rPr>
          <w:rFonts w:asciiTheme="majorHAnsi" w:hAnsiTheme="majorHAnsi"/>
          <w:lang w:val="es-DO"/>
        </w:rPr>
        <w:t>Dominican</w:t>
      </w:r>
      <w:r w:rsidRPr="000715A9">
        <w:rPr>
          <w:rFonts w:asciiTheme="majorHAnsi" w:hAnsiTheme="majorHAnsi"/>
          <w:spacing w:val="40"/>
          <w:lang w:val="es-DO"/>
        </w:rPr>
        <w:t xml:space="preserve"> </w:t>
      </w:r>
      <w:r w:rsidRPr="000715A9">
        <w:rPr>
          <w:rFonts w:asciiTheme="majorHAnsi" w:hAnsiTheme="majorHAnsi"/>
          <w:lang w:val="es-DO"/>
        </w:rPr>
        <w:t>Republic</w:t>
      </w:r>
      <w:r w:rsidRPr="000715A9">
        <w:rPr>
          <w:rFonts w:asciiTheme="majorHAnsi" w:hAnsiTheme="majorHAnsi"/>
          <w:spacing w:val="39"/>
          <w:lang w:val="es-DO"/>
        </w:rPr>
        <w:t xml:space="preserve"> </w:t>
      </w:r>
      <w:r w:rsidRPr="000715A9">
        <w:rPr>
          <w:rFonts w:asciiTheme="majorHAnsi" w:hAnsiTheme="majorHAnsi"/>
          <w:lang w:val="es-DO"/>
        </w:rPr>
        <w:t>10124</w:t>
      </w:r>
    </w:p>
    <w:p w14:paraId="0B283986" w14:textId="77777777" w:rsidR="000715A9" w:rsidRPr="000715A9" w:rsidRDefault="000715A9">
      <w:pPr>
        <w:spacing w:before="8" w:line="244" w:lineRule="auto"/>
        <w:ind w:left="3959" w:right="2076"/>
        <w:rPr>
          <w:rFonts w:asciiTheme="majorHAnsi" w:hAnsiTheme="majorHAnsi"/>
          <w:lang w:val="es-DO"/>
        </w:rPr>
      </w:pPr>
    </w:p>
    <w:p w14:paraId="0485239F" w14:textId="1170DAA6" w:rsidR="006572F4" w:rsidRPr="000715A9" w:rsidRDefault="00C814FF" w:rsidP="000715A9">
      <w:pPr>
        <w:tabs>
          <w:tab w:val="left" w:pos="4547"/>
          <w:tab w:val="left" w:pos="5795"/>
          <w:tab w:val="left" w:pos="6750"/>
          <w:tab w:val="left" w:pos="7134"/>
          <w:tab w:val="left" w:pos="7542"/>
          <w:tab w:val="left" w:pos="8127"/>
        </w:tabs>
        <w:ind w:left="3960"/>
        <w:rPr>
          <w:rFonts w:asciiTheme="majorHAnsi" w:hAnsiTheme="majorHAnsi"/>
        </w:rPr>
      </w:pPr>
      <w:r w:rsidRPr="000715A9">
        <w:rPr>
          <w:rFonts w:asciiTheme="majorHAnsi" w:hAnsiTheme="majorHAnsi"/>
          <w:spacing w:val="-5"/>
          <w:w w:val="110"/>
        </w:rPr>
        <w:t>And</w:t>
      </w:r>
      <w:r w:rsidR="000715A9">
        <w:rPr>
          <w:rFonts w:asciiTheme="majorHAnsi" w:hAnsiTheme="majorHAnsi"/>
        </w:rPr>
        <w:t xml:space="preserve"> </w:t>
      </w:r>
      <w:r w:rsidRPr="000715A9">
        <w:rPr>
          <w:rFonts w:asciiTheme="majorHAnsi" w:hAnsiTheme="majorHAnsi"/>
          <w:spacing w:val="-2"/>
          <w:w w:val="110"/>
        </w:rPr>
        <w:t>hereinafter</w:t>
      </w:r>
      <w:r w:rsidR="000715A9">
        <w:rPr>
          <w:rFonts w:asciiTheme="majorHAnsi" w:hAnsiTheme="majorHAnsi"/>
        </w:rPr>
        <w:t xml:space="preserve"> </w:t>
      </w:r>
      <w:r w:rsidRPr="000715A9">
        <w:rPr>
          <w:rFonts w:asciiTheme="majorHAnsi" w:hAnsiTheme="majorHAnsi"/>
          <w:spacing w:val="-2"/>
          <w:w w:val="110"/>
        </w:rPr>
        <w:t>referred</w:t>
      </w:r>
      <w:r w:rsidR="000715A9">
        <w:rPr>
          <w:rFonts w:asciiTheme="majorHAnsi" w:hAnsiTheme="majorHAnsi"/>
        </w:rPr>
        <w:t xml:space="preserve"> </w:t>
      </w:r>
      <w:r w:rsidRPr="000715A9">
        <w:rPr>
          <w:rFonts w:asciiTheme="majorHAnsi" w:hAnsiTheme="majorHAnsi"/>
          <w:spacing w:val="-5"/>
          <w:w w:val="110"/>
        </w:rPr>
        <w:t>to</w:t>
      </w:r>
      <w:r w:rsidR="000715A9">
        <w:rPr>
          <w:rFonts w:asciiTheme="majorHAnsi" w:hAnsiTheme="majorHAnsi"/>
        </w:rPr>
        <w:t xml:space="preserve"> </w:t>
      </w:r>
      <w:r w:rsidRPr="000715A9">
        <w:rPr>
          <w:rFonts w:asciiTheme="majorHAnsi" w:hAnsiTheme="majorHAnsi"/>
          <w:spacing w:val="-5"/>
          <w:w w:val="110"/>
        </w:rPr>
        <w:t>as</w:t>
      </w:r>
      <w:r w:rsidR="000715A9">
        <w:rPr>
          <w:rFonts w:asciiTheme="majorHAnsi" w:hAnsiTheme="majorHAnsi"/>
        </w:rPr>
        <w:t xml:space="preserve"> </w:t>
      </w:r>
      <w:r w:rsidRPr="000715A9">
        <w:rPr>
          <w:rFonts w:asciiTheme="majorHAnsi" w:hAnsiTheme="majorHAnsi"/>
          <w:spacing w:val="-4"/>
          <w:w w:val="110"/>
        </w:rPr>
        <w:t>“the</w:t>
      </w:r>
      <w:r w:rsidR="000715A9">
        <w:rPr>
          <w:rFonts w:asciiTheme="majorHAnsi" w:hAnsiTheme="majorHAnsi"/>
        </w:rPr>
        <w:t xml:space="preserve"> </w:t>
      </w:r>
      <w:r w:rsidRPr="000715A9">
        <w:rPr>
          <w:rFonts w:asciiTheme="majorHAnsi" w:hAnsiTheme="majorHAnsi"/>
          <w:spacing w:val="-2"/>
          <w:w w:val="110"/>
        </w:rPr>
        <w:t>Handling</w:t>
      </w:r>
      <w:r w:rsidR="000715A9">
        <w:rPr>
          <w:rFonts w:asciiTheme="majorHAnsi" w:hAnsiTheme="majorHAnsi"/>
        </w:rPr>
        <w:t xml:space="preserve"> </w:t>
      </w:r>
      <w:r w:rsidRPr="000715A9">
        <w:rPr>
          <w:rFonts w:asciiTheme="majorHAnsi" w:hAnsiTheme="majorHAnsi"/>
          <w:spacing w:val="-2"/>
          <w:w w:val="105"/>
        </w:rPr>
        <w:t>Company”</w:t>
      </w:r>
    </w:p>
    <w:p w14:paraId="02B42F55" w14:textId="77777777" w:rsidR="006572F4" w:rsidRPr="000715A9" w:rsidRDefault="006572F4">
      <w:pPr>
        <w:pStyle w:val="BodyText"/>
        <w:spacing w:before="13"/>
        <w:rPr>
          <w:rFonts w:asciiTheme="majorHAnsi" w:hAnsiTheme="majorHAnsi"/>
        </w:rPr>
      </w:pPr>
    </w:p>
    <w:p w14:paraId="55887591" w14:textId="77777777" w:rsidR="006572F4" w:rsidRPr="000715A9" w:rsidRDefault="00C814FF">
      <w:pPr>
        <w:ind w:left="3959"/>
        <w:rPr>
          <w:rFonts w:asciiTheme="majorHAnsi" w:hAnsiTheme="majorHAnsi"/>
        </w:rPr>
      </w:pPr>
      <w:r w:rsidRPr="000715A9">
        <w:rPr>
          <w:rFonts w:asciiTheme="majorHAnsi" w:hAnsiTheme="majorHAnsi"/>
          <w:w w:val="110"/>
        </w:rPr>
        <w:t>Together</w:t>
      </w:r>
      <w:r w:rsidRPr="000715A9">
        <w:rPr>
          <w:rFonts w:asciiTheme="majorHAnsi" w:hAnsiTheme="majorHAnsi"/>
          <w:spacing w:val="-10"/>
          <w:w w:val="110"/>
        </w:rPr>
        <w:t xml:space="preserve"> </w:t>
      </w:r>
      <w:r w:rsidRPr="000715A9">
        <w:rPr>
          <w:rFonts w:asciiTheme="majorHAnsi" w:hAnsiTheme="majorHAnsi"/>
          <w:w w:val="110"/>
        </w:rPr>
        <w:t>named</w:t>
      </w:r>
      <w:r w:rsidRPr="000715A9">
        <w:rPr>
          <w:rFonts w:asciiTheme="majorHAnsi" w:hAnsiTheme="majorHAnsi"/>
          <w:spacing w:val="-10"/>
          <w:w w:val="110"/>
        </w:rPr>
        <w:t xml:space="preserve"> </w:t>
      </w:r>
      <w:r w:rsidRPr="000715A9">
        <w:rPr>
          <w:rFonts w:asciiTheme="majorHAnsi" w:hAnsiTheme="majorHAnsi"/>
          <w:w w:val="110"/>
        </w:rPr>
        <w:t>as</w:t>
      </w:r>
      <w:r w:rsidRPr="000715A9">
        <w:rPr>
          <w:rFonts w:asciiTheme="majorHAnsi" w:hAnsiTheme="majorHAnsi"/>
          <w:spacing w:val="-10"/>
          <w:w w:val="110"/>
        </w:rPr>
        <w:t xml:space="preserve"> </w:t>
      </w:r>
      <w:r w:rsidRPr="000715A9">
        <w:rPr>
          <w:rFonts w:asciiTheme="majorHAnsi" w:hAnsiTheme="majorHAnsi"/>
          <w:w w:val="110"/>
        </w:rPr>
        <w:t>“The</w:t>
      </w:r>
      <w:r w:rsidRPr="000715A9">
        <w:rPr>
          <w:rFonts w:asciiTheme="majorHAnsi" w:hAnsiTheme="majorHAnsi"/>
          <w:spacing w:val="-9"/>
          <w:w w:val="110"/>
        </w:rPr>
        <w:t xml:space="preserve"> </w:t>
      </w:r>
      <w:r w:rsidRPr="000715A9">
        <w:rPr>
          <w:rFonts w:asciiTheme="majorHAnsi" w:hAnsiTheme="majorHAnsi"/>
          <w:spacing w:val="-2"/>
          <w:w w:val="110"/>
        </w:rPr>
        <w:t>Parties”</w:t>
      </w:r>
    </w:p>
    <w:p w14:paraId="6F132387" w14:textId="77777777" w:rsidR="006572F4" w:rsidRPr="000715A9" w:rsidRDefault="006572F4">
      <w:pPr>
        <w:pStyle w:val="BodyText"/>
        <w:spacing w:before="6"/>
        <w:rPr>
          <w:rFonts w:asciiTheme="majorHAnsi" w:hAnsiTheme="majorHAnsi"/>
        </w:rPr>
      </w:pPr>
    </w:p>
    <w:p w14:paraId="7D575987" w14:textId="6B5806DC" w:rsidR="006572F4" w:rsidRPr="000715A9" w:rsidRDefault="00C814FF" w:rsidP="000715A9">
      <w:pPr>
        <w:pStyle w:val="BodyText"/>
        <w:spacing w:before="1" w:line="276" w:lineRule="auto"/>
        <w:ind w:left="360" w:right="1069"/>
        <w:jc w:val="both"/>
        <w:rPr>
          <w:rFonts w:asciiTheme="majorHAnsi" w:hAnsiTheme="majorHAnsi"/>
        </w:rPr>
      </w:pPr>
      <w:r w:rsidRPr="000715A9">
        <w:rPr>
          <w:rFonts w:asciiTheme="majorHAnsi" w:hAnsiTheme="majorHAnsi"/>
        </w:rPr>
        <w:t>The Parties entered into Annex B1.0 – Punta Cana, Agreed Services and Charges to the Standard</w:t>
      </w:r>
      <w:r w:rsidRPr="000715A9">
        <w:rPr>
          <w:rFonts w:asciiTheme="majorHAnsi" w:hAnsiTheme="majorHAnsi"/>
          <w:spacing w:val="-3"/>
        </w:rPr>
        <w:t xml:space="preserve"> </w:t>
      </w:r>
      <w:r w:rsidRPr="000715A9">
        <w:rPr>
          <w:rFonts w:asciiTheme="majorHAnsi" w:hAnsiTheme="majorHAnsi"/>
        </w:rPr>
        <w:t>Ground</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2"/>
        </w:rPr>
        <w:t xml:space="preserve"> </w:t>
      </w:r>
      <w:r w:rsidRPr="000715A9">
        <w:rPr>
          <w:rFonts w:asciiTheme="majorHAnsi" w:hAnsiTheme="majorHAnsi"/>
        </w:rPr>
        <w:t>Agreement</w:t>
      </w:r>
      <w:r w:rsidRPr="000715A9">
        <w:rPr>
          <w:rFonts w:asciiTheme="majorHAnsi" w:hAnsiTheme="majorHAnsi"/>
          <w:spacing w:val="-3"/>
        </w:rPr>
        <w:t xml:space="preserve"> </w:t>
      </w:r>
      <w:r w:rsidRPr="000715A9">
        <w:rPr>
          <w:rFonts w:asciiTheme="majorHAnsi" w:hAnsiTheme="majorHAnsi"/>
        </w:rPr>
        <w:t>(SGHA)</w:t>
      </w:r>
      <w:r w:rsidRPr="000715A9">
        <w:rPr>
          <w:rFonts w:asciiTheme="majorHAnsi" w:hAnsiTheme="majorHAnsi"/>
          <w:spacing w:val="-3"/>
        </w:rPr>
        <w:t xml:space="preserve"> </w:t>
      </w:r>
      <w:r w:rsidRPr="000715A9">
        <w:rPr>
          <w:rFonts w:asciiTheme="majorHAnsi" w:hAnsiTheme="majorHAnsi"/>
        </w:rPr>
        <w:t>dated</w:t>
      </w:r>
      <w:r w:rsidRPr="000715A9">
        <w:rPr>
          <w:rFonts w:asciiTheme="majorHAnsi" w:hAnsiTheme="majorHAnsi"/>
          <w:spacing w:val="-3"/>
        </w:rPr>
        <w:t xml:space="preserve"> </w:t>
      </w:r>
      <w:r w:rsidR="000715A9" w:rsidRPr="000715A9">
        <w:rPr>
          <w:rFonts w:asciiTheme="majorHAnsi" w:hAnsiTheme="majorHAnsi"/>
        </w:rPr>
        <w:t>June [</w:t>
      </w:r>
      <w:r w:rsidR="000715A9" w:rsidRPr="000715A9">
        <w:rPr>
          <w:rFonts w:asciiTheme="majorHAnsi" w:hAnsiTheme="majorHAnsi"/>
          <w:highlight w:val="yellow"/>
        </w:rPr>
        <w:t>*</w:t>
      </w:r>
      <w:r w:rsidR="000715A9" w:rsidRPr="000715A9">
        <w:rPr>
          <w:rFonts w:asciiTheme="majorHAnsi" w:hAnsiTheme="majorHAnsi"/>
        </w:rPr>
        <w:t>]</w:t>
      </w:r>
      <w:r w:rsidRPr="000715A9">
        <w:rPr>
          <w:rFonts w:asciiTheme="majorHAnsi" w:hAnsiTheme="majorHAnsi"/>
          <w:spacing w:val="-3"/>
        </w:rPr>
        <w:t xml:space="preserve"> </w:t>
      </w:r>
      <w:r w:rsidRPr="000715A9">
        <w:rPr>
          <w:rFonts w:asciiTheme="majorHAnsi" w:hAnsiTheme="majorHAnsi"/>
        </w:rPr>
        <w:t>2025,</w:t>
      </w:r>
      <w:r w:rsidR="000715A9" w:rsidRPr="000715A9">
        <w:rPr>
          <w:rFonts w:asciiTheme="majorHAnsi" w:hAnsiTheme="majorHAnsi"/>
        </w:rPr>
        <w:t xml:space="preserve"> with effect from October 2</w:t>
      </w:r>
      <w:r w:rsidR="00B7198E">
        <w:rPr>
          <w:rFonts w:asciiTheme="majorHAnsi" w:hAnsiTheme="majorHAnsi"/>
        </w:rPr>
        <w:t>7</w:t>
      </w:r>
      <w:r w:rsidR="000715A9" w:rsidRPr="000715A9">
        <w:rPr>
          <w:rFonts w:asciiTheme="majorHAnsi" w:hAnsiTheme="majorHAnsi"/>
        </w:rPr>
        <w:t>, 2024,</w:t>
      </w:r>
      <w:r w:rsidRPr="000715A9">
        <w:rPr>
          <w:rFonts w:asciiTheme="majorHAnsi" w:hAnsiTheme="majorHAnsi"/>
          <w:spacing w:val="-3"/>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provision</w:t>
      </w:r>
      <w:r w:rsidRPr="000715A9">
        <w:rPr>
          <w:rFonts w:asciiTheme="majorHAnsi" w:hAnsiTheme="majorHAnsi"/>
          <w:spacing w:val="-4"/>
        </w:rPr>
        <w:t xml:space="preserve"> </w:t>
      </w:r>
      <w:r w:rsidRPr="000715A9">
        <w:rPr>
          <w:rFonts w:asciiTheme="majorHAnsi" w:hAnsiTheme="majorHAnsi"/>
        </w:rPr>
        <w:t>of Ramp Services to the Carrier at Punta Cana International Airport (PUJ).</w:t>
      </w:r>
    </w:p>
    <w:p w14:paraId="6F64D8D1" w14:textId="77777777" w:rsidR="001C6437" w:rsidRPr="000715A9" w:rsidRDefault="001C6437" w:rsidP="001C6437">
      <w:pPr>
        <w:pStyle w:val="BodyText"/>
        <w:spacing w:before="1" w:line="276" w:lineRule="auto"/>
        <w:ind w:left="360" w:right="1069"/>
        <w:rPr>
          <w:rFonts w:asciiTheme="majorHAnsi" w:hAnsiTheme="majorHAnsi"/>
        </w:rPr>
      </w:pPr>
    </w:p>
    <w:p w14:paraId="1B127BB8" w14:textId="77777777" w:rsidR="006572F4" w:rsidRPr="000715A9" w:rsidRDefault="00C814FF">
      <w:pPr>
        <w:pStyle w:val="BodyText"/>
        <w:spacing w:line="276" w:lineRule="auto"/>
        <w:ind w:left="360" w:right="1069"/>
        <w:rPr>
          <w:rFonts w:asciiTheme="majorHAnsi" w:hAnsiTheme="majorHAnsi"/>
        </w:rPr>
      </w:pP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Handling</w:t>
      </w:r>
      <w:r w:rsidRPr="000715A9">
        <w:rPr>
          <w:rFonts w:asciiTheme="majorHAnsi" w:hAnsiTheme="majorHAnsi"/>
          <w:spacing w:val="-3"/>
        </w:rPr>
        <w:t xml:space="preserve"> </w:t>
      </w:r>
      <w:r w:rsidRPr="000715A9">
        <w:rPr>
          <w:rFonts w:asciiTheme="majorHAnsi" w:hAnsiTheme="majorHAnsi"/>
        </w:rPr>
        <w:t>Company</w:t>
      </w:r>
      <w:r w:rsidRPr="000715A9">
        <w:rPr>
          <w:rFonts w:asciiTheme="majorHAnsi" w:hAnsiTheme="majorHAnsi"/>
          <w:spacing w:val="-5"/>
        </w:rPr>
        <w:t xml:space="preserve"> </w:t>
      </w:r>
      <w:r w:rsidRPr="000715A9">
        <w:rPr>
          <w:rFonts w:asciiTheme="majorHAnsi" w:hAnsiTheme="majorHAnsi"/>
        </w:rPr>
        <w:t>grants</w:t>
      </w:r>
      <w:r w:rsidRPr="000715A9">
        <w:rPr>
          <w:rFonts w:asciiTheme="majorHAnsi" w:hAnsiTheme="majorHAnsi"/>
          <w:spacing w:val="-3"/>
        </w:rPr>
        <w:t xml:space="preserve"> </w:t>
      </w:r>
      <w:r w:rsidRPr="000715A9">
        <w:rPr>
          <w:rFonts w:asciiTheme="majorHAnsi" w:hAnsiTheme="majorHAnsi"/>
        </w:rPr>
        <w:t>to</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aforementioned</w:t>
      </w:r>
      <w:r w:rsidRPr="000715A9">
        <w:rPr>
          <w:rFonts w:asciiTheme="majorHAnsi" w:hAnsiTheme="majorHAnsi"/>
          <w:spacing w:val="-4"/>
        </w:rPr>
        <w:t xml:space="preserve"> </w:t>
      </w:r>
      <w:r w:rsidRPr="000715A9">
        <w:rPr>
          <w:rFonts w:asciiTheme="majorHAnsi" w:hAnsiTheme="majorHAnsi"/>
        </w:rPr>
        <w:t>Carrier</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following</w:t>
      </w:r>
      <w:r w:rsidRPr="000715A9">
        <w:rPr>
          <w:rFonts w:asciiTheme="majorHAnsi" w:hAnsiTheme="majorHAnsi"/>
          <w:spacing w:val="-5"/>
        </w:rPr>
        <w:t xml:space="preserve"> </w:t>
      </w:r>
      <w:r w:rsidRPr="000715A9">
        <w:rPr>
          <w:rFonts w:asciiTheme="majorHAnsi" w:hAnsiTheme="majorHAnsi"/>
        </w:rPr>
        <w:t xml:space="preserve">Special </w:t>
      </w:r>
      <w:r w:rsidRPr="000715A9">
        <w:rPr>
          <w:rFonts w:asciiTheme="majorHAnsi" w:hAnsiTheme="majorHAnsi"/>
          <w:spacing w:val="-2"/>
        </w:rPr>
        <w:t>Concessions:</w:t>
      </w:r>
    </w:p>
    <w:p w14:paraId="2F20F612" w14:textId="6B9C467E" w:rsidR="006572F4" w:rsidRPr="000715A9" w:rsidRDefault="00C814FF">
      <w:pPr>
        <w:pStyle w:val="ListParagraph"/>
        <w:numPr>
          <w:ilvl w:val="0"/>
          <w:numId w:val="4"/>
        </w:numPr>
        <w:tabs>
          <w:tab w:val="left" w:pos="505"/>
        </w:tabs>
        <w:spacing w:before="202"/>
        <w:ind w:left="505"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6"/>
        </w:rPr>
        <w:t xml:space="preserve"> </w:t>
      </w:r>
      <w:r w:rsidRPr="000715A9">
        <w:rPr>
          <w:rFonts w:asciiTheme="majorHAnsi" w:hAnsiTheme="majorHAnsi"/>
          <w:b/>
          <w:bCs/>
        </w:rPr>
        <w:t>Concession</w:t>
      </w:r>
      <w:r w:rsidRPr="000715A9">
        <w:rPr>
          <w:rFonts w:asciiTheme="majorHAnsi" w:hAnsiTheme="majorHAnsi"/>
          <w:b/>
          <w:bCs/>
          <w:spacing w:val="-6"/>
        </w:rPr>
        <w:t xml:space="preserve"> </w:t>
      </w:r>
      <w:r w:rsidRPr="000715A9">
        <w:rPr>
          <w:rFonts w:asciiTheme="majorHAnsi" w:hAnsiTheme="majorHAnsi"/>
          <w:b/>
          <w:bCs/>
        </w:rPr>
        <w:t>1:</w:t>
      </w:r>
      <w:r w:rsidR="001C6437" w:rsidRPr="000715A9">
        <w:rPr>
          <w:rFonts w:asciiTheme="majorHAnsi" w:hAnsiTheme="majorHAnsi"/>
          <w:b/>
          <w:bCs/>
        </w:rPr>
        <w:t xml:space="preserve"> Prepayment</w:t>
      </w:r>
      <w:r w:rsidRPr="000715A9">
        <w:rPr>
          <w:rFonts w:asciiTheme="majorHAnsi" w:hAnsiTheme="majorHAnsi"/>
          <w:b/>
          <w:bCs/>
          <w:color w:val="000000"/>
          <w:spacing w:val="-6"/>
        </w:rPr>
        <w:t xml:space="preserve"> </w:t>
      </w:r>
      <w:r w:rsidRPr="000715A9">
        <w:rPr>
          <w:rFonts w:asciiTheme="majorHAnsi" w:hAnsiTheme="majorHAnsi"/>
          <w:b/>
          <w:bCs/>
          <w:color w:val="000000"/>
          <w:spacing w:val="-4"/>
        </w:rPr>
        <w:t>Terms</w:t>
      </w:r>
    </w:p>
    <w:p w14:paraId="1E8CDB2C" w14:textId="286B8560" w:rsidR="006572F4" w:rsidRPr="000715A9" w:rsidRDefault="00C814FF" w:rsidP="001C6437">
      <w:pPr>
        <w:pStyle w:val="BodyText"/>
        <w:spacing w:before="239" w:line="276" w:lineRule="auto"/>
        <w:ind w:left="360" w:right="1069"/>
        <w:jc w:val="both"/>
        <w:rPr>
          <w:rFonts w:asciiTheme="majorHAnsi" w:hAnsiTheme="majorHAnsi"/>
        </w:rPr>
      </w:pPr>
      <w:bookmarkStart w:id="0" w:name="_Hlk201842606"/>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3"/>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grants</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Carrier</w:t>
      </w:r>
      <w:r w:rsidRPr="000715A9">
        <w:rPr>
          <w:rFonts w:asciiTheme="majorHAnsi" w:hAnsiTheme="majorHAnsi"/>
          <w:spacing w:val="-3"/>
        </w:rPr>
        <w:t xml:space="preserve"> </w:t>
      </w:r>
      <w:r w:rsidRPr="000715A9">
        <w:rPr>
          <w:rFonts w:asciiTheme="majorHAnsi" w:hAnsiTheme="majorHAnsi"/>
        </w:rPr>
        <w:t>a</w:t>
      </w:r>
      <w:r w:rsidRPr="000715A9">
        <w:rPr>
          <w:rFonts w:asciiTheme="majorHAnsi" w:hAnsiTheme="majorHAnsi"/>
          <w:spacing w:val="-3"/>
        </w:rPr>
        <w:t xml:space="preserve"> </w:t>
      </w:r>
      <w:r w:rsidRPr="000715A9">
        <w:rPr>
          <w:rFonts w:asciiTheme="majorHAnsi" w:hAnsiTheme="majorHAnsi"/>
        </w:rPr>
        <w:t>concession</w:t>
      </w:r>
      <w:r w:rsidRPr="000715A9">
        <w:rPr>
          <w:rFonts w:asciiTheme="majorHAnsi" w:hAnsiTheme="majorHAnsi"/>
          <w:spacing w:val="-4"/>
        </w:rPr>
        <w:t xml:space="preserve"> </w:t>
      </w:r>
      <w:r w:rsidRPr="000715A9">
        <w:rPr>
          <w:rFonts w:asciiTheme="majorHAnsi" w:hAnsiTheme="majorHAnsi"/>
        </w:rPr>
        <w:t>from</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5"/>
        </w:rPr>
        <w:t xml:space="preserve"> </w:t>
      </w:r>
      <w:r w:rsidRPr="000715A9">
        <w:rPr>
          <w:rFonts w:asciiTheme="majorHAnsi" w:hAnsiTheme="majorHAnsi"/>
        </w:rPr>
        <w:t>standard</w:t>
      </w:r>
      <w:r w:rsidRPr="000715A9">
        <w:rPr>
          <w:rFonts w:asciiTheme="majorHAnsi" w:hAnsiTheme="majorHAnsi"/>
          <w:spacing w:val="-3"/>
        </w:rPr>
        <w:t xml:space="preserve"> </w:t>
      </w:r>
      <w:r w:rsidRPr="000715A9">
        <w:rPr>
          <w:rFonts w:asciiTheme="majorHAnsi" w:hAnsiTheme="majorHAnsi"/>
        </w:rPr>
        <w:t>one-month prepayment requirement. Instead, the Carrier will operate under a semi-monthly prepayment structure, with two</w:t>
      </w:r>
      <w:r w:rsidR="001C6437" w:rsidRPr="000715A9">
        <w:rPr>
          <w:rFonts w:asciiTheme="majorHAnsi" w:hAnsiTheme="majorHAnsi"/>
        </w:rPr>
        <w:t xml:space="preserve"> (2)</w:t>
      </w:r>
      <w:r w:rsidRPr="000715A9">
        <w:rPr>
          <w:rFonts w:asciiTheme="majorHAnsi" w:hAnsiTheme="majorHAnsi"/>
        </w:rPr>
        <w:t xml:space="preserve"> payments per month.</w:t>
      </w:r>
    </w:p>
    <w:p w14:paraId="1CC0D72A" w14:textId="265898F4" w:rsidR="006572F4" w:rsidRPr="000715A9" w:rsidRDefault="00C814FF" w:rsidP="001C6437">
      <w:pPr>
        <w:pStyle w:val="BodyText"/>
        <w:spacing w:before="199" w:line="276" w:lineRule="auto"/>
        <w:ind w:left="359" w:right="1069"/>
        <w:jc w:val="both"/>
        <w:rPr>
          <w:rFonts w:asciiTheme="majorHAnsi" w:hAnsiTheme="majorHAnsi"/>
        </w:rPr>
      </w:pP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2"/>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issue</w:t>
      </w:r>
      <w:r w:rsidRPr="000715A9">
        <w:rPr>
          <w:rFonts w:asciiTheme="majorHAnsi" w:hAnsiTheme="majorHAnsi"/>
          <w:spacing w:val="-3"/>
        </w:rPr>
        <w:t xml:space="preserve"> </w:t>
      </w:r>
      <w:r w:rsidRPr="000715A9">
        <w:rPr>
          <w:rFonts w:asciiTheme="majorHAnsi" w:hAnsiTheme="majorHAnsi"/>
        </w:rPr>
        <w:t>a</w:t>
      </w:r>
      <w:r w:rsidRPr="000715A9">
        <w:rPr>
          <w:rFonts w:asciiTheme="majorHAnsi" w:hAnsiTheme="majorHAnsi"/>
          <w:spacing w:val="-3"/>
        </w:rPr>
        <w:t xml:space="preserve"> </w:t>
      </w:r>
      <w:r w:rsidRPr="000715A9">
        <w:rPr>
          <w:rFonts w:asciiTheme="majorHAnsi" w:hAnsiTheme="majorHAnsi"/>
        </w:rPr>
        <w:t>Proforma</w:t>
      </w:r>
      <w:r w:rsidRPr="000715A9">
        <w:rPr>
          <w:rFonts w:asciiTheme="majorHAnsi" w:hAnsiTheme="majorHAnsi"/>
          <w:spacing w:val="-3"/>
        </w:rPr>
        <w:t xml:space="preserve"> </w:t>
      </w:r>
      <w:r w:rsidRPr="000715A9">
        <w:rPr>
          <w:rFonts w:asciiTheme="majorHAnsi" w:hAnsiTheme="majorHAnsi"/>
        </w:rPr>
        <w:t>Invoice</w:t>
      </w:r>
      <w:r w:rsidRPr="000715A9">
        <w:rPr>
          <w:rFonts w:asciiTheme="majorHAnsi" w:hAnsiTheme="majorHAnsi"/>
          <w:spacing w:val="-3"/>
        </w:rPr>
        <w:t xml:space="preserve"> </w:t>
      </w:r>
      <w:r w:rsidRPr="000715A9">
        <w:rPr>
          <w:rFonts w:asciiTheme="majorHAnsi" w:hAnsiTheme="majorHAnsi"/>
        </w:rPr>
        <w:t>covering</w:t>
      </w:r>
      <w:r w:rsidRPr="000715A9">
        <w:rPr>
          <w:rFonts w:asciiTheme="majorHAnsi" w:hAnsiTheme="majorHAnsi"/>
          <w:spacing w:val="-4"/>
        </w:rPr>
        <w:t xml:space="preserve"> </w:t>
      </w:r>
      <w:r w:rsidRPr="000715A9">
        <w:rPr>
          <w:rFonts w:asciiTheme="majorHAnsi" w:hAnsiTheme="majorHAnsi"/>
        </w:rPr>
        <w:t>service</w:t>
      </w:r>
      <w:r w:rsidRPr="000715A9">
        <w:rPr>
          <w:rFonts w:asciiTheme="majorHAnsi" w:hAnsiTheme="majorHAnsi"/>
          <w:spacing w:val="-3"/>
        </w:rPr>
        <w:t xml:space="preserve"> </w:t>
      </w:r>
      <w:r w:rsidRPr="000715A9">
        <w:rPr>
          <w:rFonts w:asciiTheme="majorHAnsi" w:hAnsiTheme="majorHAnsi"/>
        </w:rPr>
        <w:t>prices</w:t>
      </w:r>
      <w:r w:rsidRPr="000715A9">
        <w:rPr>
          <w:rFonts w:asciiTheme="majorHAnsi" w:hAnsiTheme="majorHAnsi"/>
          <w:spacing w:val="-2"/>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each</w:t>
      </w:r>
      <w:r w:rsidRPr="000715A9">
        <w:rPr>
          <w:rFonts w:asciiTheme="majorHAnsi" w:hAnsiTheme="majorHAnsi"/>
          <w:spacing w:val="-2"/>
        </w:rPr>
        <w:t xml:space="preserve"> </w:t>
      </w:r>
      <w:r w:rsidRPr="000715A9">
        <w:rPr>
          <w:rFonts w:asciiTheme="majorHAnsi" w:hAnsiTheme="majorHAnsi"/>
        </w:rPr>
        <w:t xml:space="preserve">half- month period (i.e., the 1st to 15th and 16th to end of the month), including airport fees, </w:t>
      </w:r>
      <w:r w:rsidR="000809A8">
        <w:rPr>
          <w:rFonts w:asciiTheme="majorHAnsi" w:hAnsiTheme="majorHAnsi"/>
        </w:rPr>
        <w:t xml:space="preserve">and </w:t>
      </w:r>
      <w:r w:rsidRPr="000715A9">
        <w:rPr>
          <w:rFonts w:asciiTheme="majorHAnsi" w:hAnsiTheme="majorHAnsi"/>
        </w:rPr>
        <w:t>services.</w:t>
      </w:r>
    </w:p>
    <w:p w14:paraId="609248CA" w14:textId="77777777" w:rsidR="000809A8" w:rsidRPr="000809A8" w:rsidRDefault="000809A8" w:rsidP="000809A8">
      <w:pPr>
        <w:pStyle w:val="BodyText"/>
        <w:spacing w:before="200" w:line="273" w:lineRule="auto"/>
        <w:ind w:left="359" w:right="1080"/>
        <w:jc w:val="both"/>
        <w:rPr>
          <w:rFonts w:asciiTheme="majorHAnsi" w:hAnsiTheme="majorHAnsi"/>
        </w:rPr>
      </w:pPr>
      <w:r w:rsidRPr="000809A8">
        <w:rPr>
          <w:rFonts w:asciiTheme="majorHAnsi" w:hAnsiTheme="majorHAnsi"/>
        </w:rPr>
        <w:t>The effectiveness of all Special Concessions described herein is conditioned upon the Carrier’s continued compliance with the established semi-monthly prepayment schedule. Prepayments must be received:</w:t>
      </w:r>
    </w:p>
    <w:p w14:paraId="66FF4C77" w14:textId="77777777" w:rsidR="000809A8" w:rsidRPr="000809A8" w:rsidRDefault="000809A8" w:rsidP="000809A8">
      <w:pPr>
        <w:pStyle w:val="BodyText"/>
        <w:numPr>
          <w:ilvl w:val="0"/>
          <w:numId w:val="5"/>
        </w:numPr>
        <w:tabs>
          <w:tab w:val="clear" w:pos="720"/>
          <w:tab w:val="num" w:pos="1079"/>
        </w:tabs>
        <w:spacing w:before="200" w:line="273" w:lineRule="auto"/>
        <w:ind w:left="1079" w:right="1080"/>
        <w:jc w:val="both"/>
        <w:rPr>
          <w:rFonts w:asciiTheme="majorHAnsi" w:hAnsiTheme="majorHAnsi"/>
        </w:rPr>
      </w:pPr>
      <w:r w:rsidRPr="000809A8">
        <w:rPr>
          <w:rFonts w:asciiTheme="majorHAnsi" w:hAnsiTheme="majorHAnsi"/>
          <w:b/>
          <w:bCs/>
        </w:rPr>
        <w:t>For the first period of each month</w:t>
      </w:r>
      <w:r w:rsidRPr="000809A8">
        <w:rPr>
          <w:rFonts w:asciiTheme="majorHAnsi" w:hAnsiTheme="majorHAnsi"/>
        </w:rPr>
        <w:t xml:space="preserve">: no later than the </w:t>
      </w:r>
      <w:r w:rsidRPr="000809A8">
        <w:rPr>
          <w:rFonts w:asciiTheme="majorHAnsi" w:hAnsiTheme="majorHAnsi"/>
          <w:b/>
          <w:bCs/>
        </w:rPr>
        <w:t>25th of the prior month</w:t>
      </w:r>
      <w:r w:rsidRPr="000809A8">
        <w:rPr>
          <w:rFonts w:asciiTheme="majorHAnsi" w:hAnsiTheme="majorHAnsi"/>
        </w:rPr>
        <w:t xml:space="preserve"> (e.g., payment for operations from September 1 to 15 must be received by August 25).</w:t>
      </w:r>
    </w:p>
    <w:p w14:paraId="6B255E53" w14:textId="77777777" w:rsidR="000809A8" w:rsidRPr="000809A8" w:rsidRDefault="000809A8" w:rsidP="000809A8">
      <w:pPr>
        <w:pStyle w:val="BodyText"/>
        <w:numPr>
          <w:ilvl w:val="0"/>
          <w:numId w:val="5"/>
        </w:numPr>
        <w:tabs>
          <w:tab w:val="clear" w:pos="720"/>
          <w:tab w:val="num" w:pos="1079"/>
        </w:tabs>
        <w:spacing w:before="200" w:line="273" w:lineRule="auto"/>
        <w:ind w:left="1079" w:right="1080"/>
        <w:jc w:val="both"/>
        <w:rPr>
          <w:rFonts w:asciiTheme="majorHAnsi" w:hAnsiTheme="majorHAnsi"/>
        </w:rPr>
      </w:pPr>
      <w:r w:rsidRPr="000809A8">
        <w:rPr>
          <w:rFonts w:asciiTheme="majorHAnsi" w:hAnsiTheme="majorHAnsi"/>
          <w:b/>
          <w:bCs/>
        </w:rPr>
        <w:t>For the second period of each month</w:t>
      </w:r>
      <w:r w:rsidRPr="000809A8">
        <w:rPr>
          <w:rFonts w:asciiTheme="majorHAnsi" w:hAnsiTheme="majorHAnsi"/>
        </w:rPr>
        <w:t xml:space="preserve">: no later than the </w:t>
      </w:r>
      <w:r w:rsidRPr="000809A8">
        <w:rPr>
          <w:rFonts w:asciiTheme="majorHAnsi" w:hAnsiTheme="majorHAnsi"/>
          <w:b/>
          <w:bCs/>
        </w:rPr>
        <w:t>10th of the current month</w:t>
      </w:r>
      <w:r w:rsidRPr="000809A8">
        <w:rPr>
          <w:rFonts w:asciiTheme="majorHAnsi" w:hAnsiTheme="majorHAnsi"/>
        </w:rPr>
        <w:t xml:space="preserve"> (e.g., payment for operations from September 16 to 30 must be received by September 10).</w:t>
      </w:r>
    </w:p>
    <w:p w14:paraId="523EB07E" w14:textId="77777777" w:rsidR="00C013A7" w:rsidRDefault="00C013A7" w:rsidP="000809A8">
      <w:pPr>
        <w:pStyle w:val="BodyText"/>
        <w:spacing w:before="200" w:line="273" w:lineRule="auto"/>
        <w:ind w:left="718" w:right="1080"/>
        <w:jc w:val="both"/>
        <w:rPr>
          <w:rFonts w:asciiTheme="majorHAnsi" w:hAnsiTheme="majorHAnsi"/>
        </w:rPr>
      </w:pPr>
    </w:p>
    <w:p w14:paraId="6679EB65" w14:textId="77777777" w:rsidR="00C013A7" w:rsidRDefault="00C013A7" w:rsidP="000809A8">
      <w:pPr>
        <w:pStyle w:val="BodyText"/>
        <w:spacing w:before="200" w:line="273" w:lineRule="auto"/>
        <w:ind w:left="718" w:right="1080"/>
        <w:jc w:val="both"/>
        <w:rPr>
          <w:rFonts w:asciiTheme="majorHAnsi" w:hAnsiTheme="majorHAnsi"/>
        </w:rPr>
      </w:pPr>
    </w:p>
    <w:p w14:paraId="130D26BA" w14:textId="4C029DF3" w:rsidR="00C013A7" w:rsidRDefault="00C013A7" w:rsidP="000809A8">
      <w:pPr>
        <w:pStyle w:val="BodyText"/>
        <w:spacing w:before="200" w:line="273" w:lineRule="auto"/>
        <w:ind w:left="718" w:right="1080"/>
        <w:jc w:val="both"/>
        <w:rPr>
          <w:rFonts w:asciiTheme="majorHAnsi" w:hAnsiTheme="majorHAnsi"/>
        </w:rPr>
      </w:pPr>
      <w:r>
        <w:t xml:space="preserve">A grace period of </w:t>
      </w:r>
      <w:r>
        <w:rPr>
          <w:rStyle w:val="Strong"/>
        </w:rPr>
        <w:t>five (5) calendar days</w:t>
      </w:r>
      <w:r>
        <w:t xml:space="preserve"> from the applicable due date shall apply. During such grace period, payments may still be made without triggering suspension of the Special Concessions.</w:t>
      </w:r>
    </w:p>
    <w:p w14:paraId="05C6BDE5" w14:textId="0F2A8B77" w:rsidR="000809A8" w:rsidRDefault="000809A8" w:rsidP="000809A8">
      <w:pPr>
        <w:pStyle w:val="BodyText"/>
        <w:spacing w:before="200" w:line="273" w:lineRule="auto"/>
        <w:ind w:left="718" w:right="1080"/>
        <w:jc w:val="both"/>
        <w:rPr>
          <w:rFonts w:asciiTheme="majorHAnsi" w:hAnsiTheme="majorHAnsi"/>
        </w:rPr>
      </w:pPr>
      <w:r w:rsidRPr="000809A8">
        <w:rPr>
          <w:rFonts w:asciiTheme="majorHAnsi" w:hAnsiTheme="majorHAnsi"/>
        </w:rPr>
        <w:t>Failure to meet these payment deadlines</w:t>
      </w:r>
      <w:r w:rsidR="00C013A7">
        <w:rPr>
          <w:rFonts w:asciiTheme="majorHAnsi" w:hAnsiTheme="majorHAnsi"/>
        </w:rPr>
        <w:t>, including the expiration of the grace period</w:t>
      </w:r>
      <w:r w:rsidRPr="000809A8">
        <w:rPr>
          <w:rFonts w:asciiTheme="majorHAnsi" w:hAnsiTheme="majorHAnsi"/>
        </w:rPr>
        <w:t xml:space="preserve"> will constitute a </w:t>
      </w:r>
      <w:r w:rsidRPr="000809A8">
        <w:rPr>
          <w:rFonts w:asciiTheme="majorHAnsi" w:hAnsiTheme="majorHAnsi"/>
          <w:b/>
          <w:bCs/>
        </w:rPr>
        <w:t>non-compliant period</w:t>
      </w:r>
      <w:r w:rsidRPr="000809A8">
        <w:rPr>
          <w:rFonts w:asciiTheme="majorHAnsi" w:hAnsiTheme="majorHAnsi"/>
        </w:rPr>
        <w:t xml:space="preserve">, and all concessions will be suspended </w:t>
      </w:r>
      <w:r w:rsidRPr="000809A8">
        <w:rPr>
          <w:rFonts w:asciiTheme="majorHAnsi" w:hAnsiTheme="majorHAnsi"/>
          <w:b/>
          <w:bCs/>
        </w:rPr>
        <w:t>for the full duration of the affected operational period</w:t>
      </w:r>
      <w:r w:rsidRPr="000809A8">
        <w:rPr>
          <w:rFonts w:asciiTheme="majorHAnsi" w:hAnsiTheme="majorHAnsi"/>
        </w:rPr>
        <w:t xml:space="preserve"> (i.e., from the 1st to the 15th, </w:t>
      </w:r>
      <w:r>
        <w:rPr>
          <w:rFonts w:asciiTheme="majorHAnsi" w:hAnsiTheme="majorHAnsi"/>
        </w:rPr>
        <w:t>and/</w:t>
      </w:r>
      <w:r w:rsidRPr="000809A8">
        <w:rPr>
          <w:rFonts w:asciiTheme="majorHAnsi" w:hAnsiTheme="majorHAnsi"/>
        </w:rPr>
        <w:t>or from the 16th to the end of the month), until full compliance is reestablished and outstanding payments are received.</w:t>
      </w:r>
    </w:p>
    <w:bookmarkEnd w:id="0"/>
    <w:p w14:paraId="2278FE56" w14:textId="2DC0C368" w:rsidR="006572F4" w:rsidRPr="000715A9" w:rsidRDefault="00C814FF" w:rsidP="000809A8">
      <w:pPr>
        <w:pStyle w:val="ListParagraph"/>
        <w:numPr>
          <w:ilvl w:val="0"/>
          <w:numId w:val="4"/>
        </w:numPr>
        <w:tabs>
          <w:tab w:val="left" w:pos="504"/>
        </w:tabs>
        <w:spacing w:before="204"/>
        <w:ind w:left="504" w:right="1080"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7"/>
        </w:rPr>
        <w:t xml:space="preserve"> </w:t>
      </w:r>
      <w:r w:rsidRPr="000715A9">
        <w:rPr>
          <w:rFonts w:asciiTheme="majorHAnsi" w:hAnsiTheme="majorHAnsi"/>
          <w:b/>
          <w:bCs/>
        </w:rPr>
        <w:t>Concession</w:t>
      </w:r>
      <w:r w:rsidRPr="000715A9">
        <w:rPr>
          <w:rFonts w:asciiTheme="majorHAnsi" w:hAnsiTheme="majorHAnsi"/>
          <w:b/>
          <w:bCs/>
          <w:spacing w:val="-5"/>
        </w:rPr>
        <w:t xml:space="preserve"> </w:t>
      </w:r>
      <w:r w:rsidRPr="000715A9">
        <w:rPr>
          <w:rFonts w:asciiTheme="majorHAnsi" w:hAnsiTheme="majorHAnsi"/>
          <w:b/>
          <w:bCs/>
        </w:rPr>
        <w:t>2:</w:t>
      </w:r>
      <w:r w:rsidRPr="000715A9">
        <w:rPr>
          <w:rFonts w:asciiTheme="majorHAnsi" w:hAnsiTheme="majorHAnsi"/>
          <w:b/>
          <w:bCs/>
          <w:spacing w:val="-5"/>
        </w:rPr>
        <w:t xml:space="preserve"> </w:t>
      </w:r>
      <w:r w:rsidRPr="000715A9">
        <w:rPr>
          <w:rFonts w:asciiTheme="majorHAnsi" w:hAnsiTheme="majorHAnsi"/>
          <w:b/>
          <w:bCs/>
        </w:rPr>
        <w:t>Basic</w:t>
      </w:r>
      <w:r w:rsidRPr="000715A9">
        <w:rPr>
          <w:rFonts w:asciiTheme="majorHAnsi" w:hAnsiTheme="majorHAnsi"/>
          <w:b/>
          <w:bCs/>
          <w:spacing w:val="-3"/>
        </w:rPr>
        <w:t xml:space="preserve"> </w:t>
      </w:r>
      <w:r w:rsidRPr="000715A9">
        <w:rPr>
          <w:rFonts w:asciiTheme="majorHAnsi" w:hAnsiTheme="majorHAnsi"/>
          <w:b/>
          <w:bCs/>
        </w:rPr>
        <w:t>Ramp</w:t>
      </w:r>
      <w:r w:rsidRPr="000715A9">
        <w:rPr>
          <w:rFonts w:asciiTheme="majorHAnsi" w:hAnsiTheme="majorHAnsi"/>
          <w:b/>
          <w:bCs/>
          <w:spacing w:val="-4"/>
        </w:rPr>
        <w:t xml:space="preserve"> </w:t>
      </w:r>
      <w:r w:rsidRPr="000715A9">
        <w:rPr>
          <w:rFonts w:asciiTheme="majorHAnsi" w:hAnsiTheme="majorHAnsi"/>
          <w:b/>
          <w:bCs/>
        </w:rPr>
        <w:t>Service</w:t>
      </w:r>
      <w:r w:rsidR="0014203C" w:rsidRPr="000715A9">
        <w:rPr>
          <w:rFonts w:asciiTheme="majorHAnsi" w:hAnsiTheme="majorHAnsi"/>
          <w:b/>
          <w:bCs/>
        </w:rPr>
        <w:t xml:space="preserve"> Package</w:t>
      </w:r>
    </w:p>
    <w:p w14:paraId="16C1E6FC" w14:textId="4C4C4FA5" w:rsidR="006572F4" w:rsidRPr="000715A9" w:rsidRDefault="00C814FF" w:rsidP="000715A9">
      <w:pPr>
        <w:pStyle w:val="BodyText"/>
        <w:spacing w:before="239" w:line="276" w:lineRule="auto"/>
        <w:ind w:left="359" w:right="1069"/>
        <w:jc w:val="both"/>
        <w:rPr>
          <w:rFonts w:asciiTheme="majorHAnsi" w:hAnsiTheme="majorHAnsi"/>
        </w:rPr>
      </w:pPr>
      <w:r w:rsidRPr="000715A9">
        <w:rPr>
          <w:rFonts w:asciiTheme="majorHAnsi" w:hAnsiTheme="majorHAnsi"/>
        </w:rPr>
        <w:t>The Basic Ramp Service Package cost established in Table 1 of the Ramp Service Tariff for Punta Cana dated October 30, 2022, will not apply. By default, Arajet will be granted a flat rate</w:t>
      </w:r>
      <w:r w:rsidRPr="000715A9">
        <w:rPr>
          <w:rFonts w:asciiTheme="majorHAnsi" w:hAnsiTheme="majorHAnsi"/>
          <w:spacing w:val="-3"/>
        </w:rPr>
        <w:t xml:space="preserve"> </w:t>
      </w:r>
      <w:r w:rsidRPr="000715A9">
        <w:rPr>
          <w:rFonts w:asciiTheme="majorHAnsi" w:hAnsiTheme="majorHAnsi"/>
        </w:rPr>
        <w:t>of</w:t>
      </w:r>
      <w:r w:rsidRPr="000715A9">
        <w:rPr>
          <w:rFonts w:asciiTheme="majorHAnsi" w:hAnsiTheme="majorHAnsi"/>
          <w:spacing w:val="-3"/>
        </w:rPr>
        <w:t xml:space="preserve"> </w:t>
      </w:r>
      <w:r w:rsidRPr="000715A9">
        <w:rPr>
          <w:rFonts w:asciiTheme="majorHAnsi" w:hAnsiTheme="majorHAnsi"/>
        </w:rPr>
        <w:t>USD$500.00</w:t>
      </w:r>
      <w:r w:rsidRPr="000715A9">
        <w:rPr>
          <w:rFonts w:asciiTheme="majorHAnsi" w:hAnsiTheme="majorHAnsi"/>
          <w:spacing w:val="-3"/>
        </w:rPr>
        <w:t xml:space="preserve"> </w:t>
      </w:r>
      <w:r w:rsidRPr="000715A9">
        <w:rPr>
          <w:rFonts w:asciiTheme="majorHAnsi" w:hAnsiTheme="majorHAnsi"/>
        </w:rPr>
        <w:t>per</w:t>
      </w:r>
      <w:r w:rsidRPr="000715A9">
        <w:rPr>
          <w:rFonts w:asciiTheme="majorHAnsi" w:hAnsiTheme="majorHAnsi"/>
          <w:spacing w:val="-5"/>
        </w:rPr>
        <w:t xml:space="preserve"> </w:t>
      </w:r>
      <w:r w:rsidR="000809A8">
        <w:rPr>
          <w:rFonts w:asciiTheme="majorHAnsi" w:hAnsiTheme="majorHAnsi"/>
          <w:spacing w:val="-5"/>
        </w:rPr>
        <w:t xml:space="preserve">turnaround </w:t>
      </w:r>
      <w:r w:rsidRPr="000715A9">
        <w:rPr>
          <w:rFonts w:asciiTheme="majorHAnsi" w:hAnsiTheme="majorHAnsi"/>
        </w:rPr>
        <w:t>operation</w:t>
      </w:r>
      <w:r w:rsidRPr="000715A9">
        <w:rPr>
          <w:rFonts w:asciiTheme="majorHAnsi" w:hAnsiTheme="majorHAnsi"/>
          <w:spacing w:val="-4"/>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737-MAX</w:t>
      </w:r>
      <w:r w:rsidRPr="000715A9">
        <w:rPr>
          <w:rFonts w:asciiTheme="majorHAnsi" w:hAnsiTheme="majorHAnsi"/>
          <w:spacing w:val="-2"/>
        </w:rPr>
        <w:t xml:space="preserve"> </w:t>
      </w:r>
      <w:r w:rsidRPr="000715A9">
        <w:rPr>
          <w:rFonts w:asciiTheme="majorHAnsi" w:hAnsiTheme="majorHAnsi"/>
        </w:rPr>
        <w:t>8</w:t>
      </w:r>
      <w:r w:rsidRPr="000715A9">
        <w:rPr>
          <w:rFonts w:asciiTheme="majorHAnsi" w:hAnsiTheme="majorHAnsi"/>
          <w:spacing w:val="-3"/>
        </w:rPr>
        <w:t xml:space="preserve"> </w:t>
      </w:r>
      <w:r w:rsidRPr="000715A9">
        <w:rPr>
          <w:rFonts w:asciiTheme="majorHAnsi" w:hAnsiTheme="majorHAnsi"/>
        </w:rPr>
        <w:t>aircraft</w:t>
      </w:r>
      <w:r w:rsidRPr="000715A9">
        <w:rPr>
          <w:rFonts w:asciiTheme="majorHAnsi" w:hAnsiTheme="majorHAnsi"/>
          <w:spacing w:val="-3"/>
        </w:rPr>
        <w:t xml:space="preserve"> </w:t>
      </w:r>
      <w:r w:rsidRPr="000715A9">
        <w:rPr>
          <w:rFonts w:asciiTheme="majorHAnsi" w:hAnsiTheme="majorHAnsi"/>
        </w:rPr>
        <w:t>operating</w:t>
      </w:r>
      <w:r w:rsidRPr="000715A9">
        <w:rPr>
          <w:rFonts w:asciiTheme="majorHAnsi" w:hAnsiTheme="majorHAnsi"/>
          <w:spacing w:val="-2"/>
        </w:rPr>
        <w:t xml:space="preserve"> </w:t>
      </w:r>
      <w:r w:rsidRPr="000715A9">
        <w:rPr>
          <w:rFonts w:asciiTheme="majorHAnsi" w:hAnsiTheme="majorHAnsi"/>
        </w:rPr>
        <w:t>through</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commercial</w:t>
      </w:r>
    </w:p>
    <w:p w14:paraId="27C71ECD" w14:textId="77777777" w:rsidR="006572F4" w:rsidRPr="000715A9" w:rsidRDefault="006572F4" w:rsidP="000715A9">
      <w:pPr>
        <w:pStyle w:val="BodyText"/>
        <w:spacing w:line="276" w:lineRule="auto"/>
        <w:jc w:val="both"/>
        <w:rPr>
          <w:rFonts w:asciiTheme="majorHAnsi" w:hAnsiTheme="majorHAnsi"/>
        </w:rPr>
        <w:sectPr w:rsidR="006572F4" w:rsidRPr="000715A9">
          <w:type w:val="continuous"/>
          <w:pgSz w:w="12240" w:h="15840"/>
          <w:pgMar w:top="620" w:right="720" w:bottom="280" w:left="1440" w:header="720" w:footer="720" w:gutter="0"/>
          <w:cols w:space="720"/>
        </w:sectPr>
      </w:pPr>
    </w:p>
    <w:p w14:paraId="59E1F98E" w14:textId="4D73CB60" w:rsidR="000809A8" w:rsidRPr="000809A8" w:rsidRDefault="00C814FF" w:rsidP="000809A8">
      <w:pPr>
        <w:pStyle w:val="BodyText"/>
        <w:spacing w:before="82" w:line="276" w:lineRule="auto"/>
        <w:ind w:left="359" w:right="1080"/>
        <w:jc w:val="both"/>
        <w:rPr>
          <w:rFonts w:asciiTheme="majorHAnsi" w:hAnsiTheme="majorHAnsi"/>
        </w:rPr>
      </w:pPr>
      <w:r w:rsidRPr="000715A9">
        <w:rPr>
          <w:rFonts w:asciiTheme="majorHAnsi" w:hAnsiTheme="majorHAnsi"/>
        </w:rPr>
        <w:lastRenderedPageBreak/>
        <w:t>terminal.</w:t>
      </w:r>
      <w:r w:rsidR="000809A8" w:rsidRPr="000809A8">
        <w:rPr>
          <w:rFonts w:asciiTheme="majorHAnsi" w:hAnsiTheme="majorHAnsi"/>
        </w:rPr>
        <w:t xml:space="preserve"> A turnaround operation is defined as one inbound flight (arrival) followed by one outbound flight (departure) for the same aircraft registration.</w:t>
      </w:r>
      <w:ins w:id="1" w:author="Jiménez Peña" w:date="2026-03-03T17:26:00Z" w16du:dateUtc="2026-03-03T21:26:00Z">
        <w:r w:rsidR="008A3281">
          <w:rPr>
            <w:rFonts w:asciiTheme="majorHAnsi" w:hAnsiTheme="majorHAnsi"/>
          </w:rPr>
          <w:t xml:space="preserve"> T</w:t>
        </w:r>
      </w:ins>
      <w:ins w:id="2" w:author="Jiménez Peña" w:date="2026-03-03T17:28:00Z" w16du:dateUtc="2026-03-03T21:28:00Z">
        <w:r w:rsidR="008A3281">
          <w:rPr>
            <w:rFonts w:asciiTheme="majorHAnsi" w:hAnsiTheme="majorHAnsi"/>
          </w:rPr>
          <w:t>otal t</w:t>
        </w:r>
      </w:ins>
      <w:ins w:id="3" w:author="Jiménez Peña" w:date="2026-03-03T17:26:00Z" w16du:dateUtc="2026-03-03T21:26:00Z">
        <w:r w:rsidR="008A3281">
          <w:rPr>
            <w:rFonts w:asciiTheme="majorHAnsi" w:hAnsiTheme="majorHAnsi"/>
          </w:rPr>
          <w:t>urn</w:t>
        </w:r>
      </w:ins>
      <w:ins w:id="4" w:author="Jiménez Peña" w:date="2026-03-03T17:28:00Z" w16du:dateUtc="2026-03-03T21:28:00Z">
        <w:r w:rsidR="008A3281">
          <w:rPr>
            <w:rFonts w:asciiTheme="majorHAnsi" w:hAnsiTheme="majorHAnsi"/>
          </w:rPr>
          <w:t>around</w:t>
        </w:r>
      </w:ins>
      <w:ins w:id="5" w:author="Jiménez Peña" w:date="2026-03-03T17:26:00Z" w16du:dateUtc="2026-03-03T21:26:00Z">
        <w:r w:rsidR="008A3281">
          <w:rPr>
            <w:rFonts w:asciiTheme="majorHAnsi" w:hAnsiTheme="majorHAnsi"/>
          </w:rPr>
          <w:t xml:space="preserve"> time</w:t>
        </w:r>
      </w:ins>
      <w:ins w:id="6" w:author="Jiménez Peña" w:date="2026-03-03T17:28:00Z" w16du:dateUtc="2026-03-03T21:28:00Z">
        <w:r w:rsidR="008A3281">
          <w:rPr>
            <w:rFonts w:asciiTheme="majorHAnsi" w:hAnsiTheme="majorHAnsi"/>
          </w:rPr>
          <w:t xml:space="preserve"> (arrival and departure)</w:t>
        </w:r>
      </w:ins>
      <w:ins w:id="7" w:author="Jiménez Peña" w:date="2026-03-03T17:26:00Z" w16du:dateUtc="2026-03-03T21:26:00Z">
        <w:r w:rsidR="008A3281">
          <w:rPr>
            <w:rFonts w:asciiTheme="majorHAnsi" w:hAnsiTheme="majorHAnsi"/>
          </w:rPr>
          <w:t xml:space="preserve"> included in this c</w:t>
        </w:r>
      </w:ins>
      <w:ins w:id="8" w:author="Jiménez Peña" w:date="2026-03-03T17:27:00Z" w16du:dateUtc="2026-03-03T21:27:00Z">
        <w:r w:rsidR="008A3281">
          <w:rPr>
            <w:rFonts w:asciiTheme="majorHAnsi" w:hAnsiTheme="majorHAnsi"/>
          </w:rPr>
          <w:t>oncession is 70 minutes</w:t>
        </w:r>
      </w:ins>
      <w:ins w:id="9" w:author="Jiménez Peña" w:date="2026-03-03T17:28:00Z" w16du:dateUtc="2026-03-03T21:28:00Z">
        <w:r w:rsidR="008A3281">
          <w:rPr>
            <w:rFonts w:asciiTheme="majorHAnsi" w:hAnsiTheme="majorHAnsi"/>
          </w:rPr>
          <w:t>,</w:t>
        </w:r>
      </w:ins>
      <w:ins w:id="10" w:author="Jiménez Peña" w:date="2026-03-03T17:27:00Z" w16du:dateUtc="2026-03-03T21:27:00Z">
        <w:r w:rsidR="008A3281">
          <w:rPr>
            <w:rFonts w:asciiTheme="majorHAnsi" w:hAnsiTheme="majorHAnsi"/>
          </w:rPr>
          <w:t xml:space="preserve"> as stated in Table 4 of the Ramp Service Tariff</w:t>
        </w:r>
        <w:r w:rsidR="008A3281" w:rsidRPr="008A3281">
          <w:rPr>
            <w:rFonts w:asciiTheme="majorHAnsi" w:hAnsiTheme="majorHAnsi"/>
          </w:rPr>
          <w:t xml:space="preserve"> </w:t>
        </w:r>
        <w:r w:rsidR="008A3281" w:rsidRPr="000715A9">
          <w:rPr>
            <w:rFonts w:asciiTheme="majorHAnsi" w:hAnsiTheme="majorHAnsi"/>
          </w:rPr>
          <w:t>for Punta Cana dated October 30, 2022</w:t>
        </w:r>
      </w:ins>
      <w:ins w:id="11" w:author="Jiménez Peña" w:date="2026-03-03T17:28:00Z" w16du:dateUtc="2026-03-03T21:28:00Z">
        <w:r w:rsidR="008A3281">
          <w:rPr>
            <w:rFonts w:asciiTheme="majorHAnsi" w:hAnsiTheme="majorHAnsi"/>
          </w:rPr>
          <w:t>.</w:t>
        </w:r>
      </w:ins>
    </w:p>
    <w:p w14:paraId="4100225B" w14:textId="77777777" w:rsidR="000809A8" w:rsidRDefault="000809A8" w:rsidP="000809A8">
      <w:pPr>
        <w:pStyle w:val="BodyText"/>
        <w:tabs>
          <w:tab w:val="left" w:pos="360"/>
        </w:tabs>
        <w:ind w:left="360" w:right="1080"/>
        <w:jc w:val="both"/>
        <w:rPr>
          <w:rFonts w:asciiTheme="majorHAnsi" w:hAnsiTheme="majorHAnsi"/>
        </w:rPr>
      </w:pPr>
    </w:p>
    <w:p w14:paraId="4D2F90F4" w14:textId="4CCB8BD9" w:rsidR="000809A8" w:rsidDel="0044234B" w:rsidRDefault="000809A8" w:rsidP="000809A8">
      <w:pPr>
        <w:pStyle w:val="BodyText"/>
        <w:tabs>
          <w:tab w:val="left" w:pos="360"/>
        </w:tabs>
        <w:ind w:left="360" w:right="1080"/>
        <w:jc w:val="both"/>
        <w:rPr>
          <w:del w:id="12" w:author="Jiménez Peña" w:date="2026-02-23T16:33:00Z" w16du:dateUtc="2026-02-23T20:33:00Z"/>
          <w:rFonts w:asciiTheme="majorHAnsi" w:hAnsiTheme="majorHAnsi"/>
        </w:rPr>
      </w:pPr>
      <w:del w:id="13" w:author="Jiménez Peña" w:date="2026-02-23T16:33:00Z" w16du:dateUtc="2026-02-23T20:33:00Z">
        <w:r w:rsidRPr="000809A8" w:rsidDel="0044234B">
          <w:rPr>
            <w:rFonts w:asciiTheme="majorHAnsi" w:hAnsiTheme="majorHAnsi"/>
          </w:rPr>
          <w:delText>Authorized Ground Time Parameters:</w:delText>
        </w:r>
      </w:del>
    </w:p>
    <w:p w14:paraId="0F7FF2CF" w14:textId="37C0EB02" w:rsidR="000809A8" w:rsidRPr="000809A8" w:rsidDel="0044234B" w:rsidRDefault="000809A8" w:rsidP="009B1DC8">
      <w:pPr>
        <w:pStyle w:val="BodyText"/>
        <w:tabs>
          <w:tab w:val="left" w:pos="360"/>
        </w:tabs>
        <w:ind w:left="360" w:right="1080"/>
        <w:jc w:val="both"/>
        <w:rPr>
          <w:del w:id="14" w:author="Jiménez Peña" w:date="2026-02-23T16:33:00Z" w16du:dateUtc="2026-02-23T20:33:00Z"/>
          <w:rFonts w:asciiTheme="majorHAnsi" w:hAnsiTheme="majorHAnsi"/>
        </w:rPr>
      </w:pPr>
    </w:p>
    <w:p w14:paraId="3D30D4BB" w14:textId="05521BC0" w:rsidR="000959BF" w:rsidDel="0044234B" w:rsidRDefault="000809A8" w:rsidP="000959BF">
      <w:pPr>
        <w:pStyle w:val="BodyText"/>
        <w:numPr>
          <w:ilvl w:val="0"/>
          <w:numId w:val="6"/>
        </w:numPr>
        <w:tabs>
          <w:tab w:val="left" w:pos="360"/>
        </w:tabs>
        <w:ind w:left="360" w:right="1080" w:firstLine="0"/>
        <w:jc w:val="both"/>
        <w:rPr>
          <w:del w:id="15" w:author="Jiménez Peña" w:date="2026-02-23T16:33:00Z" w16du:dateUtc="2026-02-23T20:33:00Z"/>
          <w:moveTo w:id="16" w:author="Mayra Jacobo" w:date="2025-12-26T11:14:00Z"/>
          <w:rFonts w:asciiTheme="majorHAnsi" w:hAnsiTheme="majorHAnsi"/>
        </w:rPr>
      </w:pPr>
      <w:del w:id="17" w:author="Jiménez Peña" w:date="2026-02-23T16:33:00Z" w16du:dateUtc="2026-02-23T20:33:00Z">
        <w:r w:rsidRPr="000809A8" w:rsidDel="0044234B">
          <w:rPr>
            <w:rFonts w:asciiTheme="majorHAnsi" w:hAnsiTheme="majorHAnsi"/>
          </w:rPr>
          <w:delText>Continuous Operations</w:delText>
        </w:r>
      </w:del>
      <w:ins w:id="18" w:author="Mayra Jacobo" w:date="2025-12-26T11:14:00Z">
        <w:del w:id="19" w:author="Jiménez Peña" w:date="2026-02-23T16:33:00Z" w16du:dateUtc="2026-02-23T20:33:00Z">
          <w:r w:rsidR="000959BF" w:rsidDel="0044234B">
            <w:rPr>
              <w:rFonts w:asciiTheme="majorHAnsi" w:hAnsiTheme="majorHAnsi"/>
            </w:rPr>
            <w:delText xml:space="preserve"> and </w:delText>
          </w:r>
        </w:del>
      </w:ins>
      <w:moveToRangeStart w:id="20" w:author="Mayra Jacobo" w:date="2025-12-26T11:14:00Z" w:name="move217640113"/>
      <w:moveTo w:id="21" w:author="Mayra Jacobo" w:date="2025-12-26T11:14:00Z">
        <w:del w:id="22" w:author="Jiménez Peña" w:date="2026-02-23T16:33:00Z" w16du:dateUtc="2026-02-23T20:33:00Z">
          <w:r w:rsidR="000959BF" w:rsidRPr="000809A8" w:rsidDel="0044234B">
            <w:rPr>
              <w:rFonts w:asciiTheme="majorHAnsi" w:hAnsiTheme="majorHAnsi"/>
            </w:rPr>
            <w:delText>Non-Continuous Turnarounds (e.g., Overnight Parking / Pernocta):</w:delText>
          </w:r>
        </w:del>
      </w:moveTo>
    </w:p>
    <w:moveToRangeEnd w:id="20"/>
    <w:p w14:paraId="63EFB679" w14:textId="70077E67" w:rsidR="000809A8" w:rsidDel="0044234B" w:rsidRDefault="000809A8">
      <w:pPr>
        <w:pStyle w:val="BodyText"/>
        <w:tabs>
          <w:tab w:val="left" w:pos="360"/>
        </w:tabs>
        <w:ind w:left="360" w:right="1080"/>
        <w:jc w:val="both"/>
        <w:rPr>
          <w:del w:id="23" w:author="Jiménez Peña" w:date="2026-02-23T16:33:00Z" w16du:dateUtc="2026-02-23T20:33:00Z"/>
          <w:rFonts w:asciiTheme="majorHAnsi" w:hAnsiTheme="majorHAnsi"/>
        </w:rPr>
        <w:pPrChange w:id="24" w:author="Mayra Jacobo" w:date="2025-12-26T11:14:00Z">
          <w:pPr>
            <w:pStyle w:val="BodyText"/>
            <w:numPr>
              <w:numId w:val="6"/>
            </w:numPr>
            <w:tabs>
              <w:tab w:val="left" w:pos="360"/>
              <w:tab w:val="num" w:pos="720"/>
            </w:tabs>
            <w:ind w:left="360" w:right="1080" w:hanging="360"/>
            <w:jc w:val="both"/>
          </w:pPr>
        </w:pPrChange>
      </w:pPr>
      <w:del w:id="25" w:author="Jiménez Peña" w:date="2026-02-23T16:33:00Z" w16du:dateUtc="2026-02-23T20:33:00Z">
        <w:r w:rsidRPr="000809A8" w:rsidDel="0044234B">
          <w:rPr>
            <w:rFonts w:asciiTheme="majorHAnsi" w:hAnsiTheme="majorHAnsi"/>
          </w:rPr>
          <w:delText>:</w:delText>
        </w:r>
      </w:del>
    </w:p>
    <w:p w14:paraId="72A6E37E" w14:textId="2AA77FDC" w:rsidR="000959BF" w:rsidDel="0044234B" w:rsidRDefault="000959BF" w:rsidP="004F51B4">
      <w:pPr>
        <w:pStyle w:val="BodyText"/>
        <w:tabs>
          <w:tab w:val="left" w:pos="360"/>
        </w:tabs>
        <w:ind w:left="360" w:right="1080"/>
        <w:jc w:val="both"/>
        <w:rPr>
          <w:ins w:id="26" w:author="Mayra Jacobo" w:date="2025-12-26T11:24:00Z"/>
          <w:del w:id="27" w:author="Jiménez Peña" w:date="2026-02-23T16:33:00Z" w16du:dateUtc="2026-02-23T20:33:00Z"/>
          <w:rFonts w:asciiTheme="majorHAnsi" w:hAnsiTheme="majorHAnsi"/>
        </w:rPr>
      </w:pPr>
      <w:ins w:id="28" w:author="Mayra Jacobo" w:date="2025-12-26T11:24:00Z">
        <w:del w:id="29" w:author="Jiménez Peña" w:date="2026-02-23T16:33:00Z" w16du:dateUtc="2026-02-23T20:33:00Z">
          <w:r w:rsidRPr="000959BF" w:rsidDel="0044234B">
            <w:rPr>
              <w:rFonts w:asciiTheme="majorHAnsi" w:hAnsiTheme="majorHAnsi"/>
            </w:rPr>
            <w:delText>For purposes of this Agreement, ground time shall be calculated based on actual on-block and off-block times, in accordance with applicable IATA AHM and IGOM principles.</w:delText>
          </w:r>
        </w:del>
      </w:ins>
    </w:p>
    <w:p w14:paraId="1B6F24F5" w14:textId="76E0D703" w:rsidR="000959BF" w:rsidDel="0044234B" w:rsidRDefault="000959BF" w:rsidP="004F51B4">
      <w:pPr>
        <w:pStyle w:val="BodyText"/>
        <w:tabs>
          <w:tab w:val="left" w:pos="360"/>
        </w:tabs>
        <w:ind w:left="360" w:right="1080"/>
        <w:jc w:val="both"/>
        <w:rPr>
          <w:ins w:id="30" w:author="Mayra Jacobo" w:date="2025-12-26T11:24:00Z"/>
          <w:del w:id="31" w:author="Jiménez Peña" w:date="2026-02-23T16:33:00Z" w16du:dateUtc="2026-02-23T20:33:00Z"/>
          <w:rFonts w:asciiTheme="majorHAnsi" w:hAnsiTheme="majorHAnsi"/>
        </w:rPr>
      </w:pPr>
    </w:p>
    <w:p w14:paraId="0C010D28" w14:textId="5BC34366" w:rsidR="004F51B4" w:rsidRPr="004F51B4" w:rsidDel="0044234B" w:rsidRDefault="000959BF" w:rsidP="004F51B4">
      <w:pPr>
        <w:pStyle w:val="BodyText"/>
        <w:tabs>
          <w:tab w:val="left" w:pos="360"/>
        </w:tabs>
        <w:ind w:left="360" w:right="1080"/>
        <w:jc w:val="both"/>
        <w:rPr>
          <w:del w:id="32" w:author="Jiménez Peña" w:date="2026-02-23T16:33:00Z" w16du:dateUtc="2026-02-23T20:33:00Z"/>
          <w:rFonts w:asciiTheme="majorHAnsi" w:hAnsiTheme="majorHAnsi"/>
        </w:rPr>
      </w:pPr>
      <w:ins w:id="33" w:author="Mayra Jacobo" w:date="2025-12-26T11:24:00Z">
        <w:del w:id="34" w:author="Jiménez Peña" w:date="2026-02-23T16:33:00Z" w16du:dateUtc="2026-02-23T20:33:00Z">
          <w:r w:rsidDel="0044234B">
            <w:rPr>
              <w:rFonts w:asciiTheme="majorHAnsi" w:hAnsiTheme="majorHAnsi"/>
            </w:rPr>
            <w:delText>For continuous turnaroun</w:delText>
          </w:r>
        </w:del>
      </w:ins>
      <w:ins w:id="35" w:author="Mayra Jacobo" w:date="2025-12-26T11:25:00Z">
        <w:del w:id="36" w:author="Jiménez Peña" w:date="2026-02-23T16:33:00Z" w16du:dateUtc="2026-02-23T20:33:00Z">
          <w:r w:rsidR="0008688E" w:rsidDel="0044234B">
            <w:rPr>
              <w:rFonts w:asciiTheme="majorHAnsi" w:hAnsiTheme="majorHAnsi"/>
            </w:rPr>
            <w:delText xml:space="preserve">ds, defined </w:delText>
          </w:r>
        </w:del>
      </w:ins>
      <w:ins w:id="37" w:author="Mayra Jacobo" w:date="2025-12-26T11:26:00Z">
        <w:del w:id="38" w:author="Jiménez Peña" w:date="2026-02-23T16:33:00Z" w16du:dateUtc="2026-02-23T20:33:00Z">
          <w:r w:rsidR="0008688E" w:rsidDel="0044234B">
            <w:rPr>
              <w:rFonts w:asciiTheme="majorHAnsi" w:hAnsiTheme="majorHAnsi"/>
            </w:rPr>
            <w:delText xml:space="preserve">as the </w:delText>
          </w:r>
        </w:del>
      </w:ins>
      <w:del w:id="39" w:author="Jiménez Peña" w:date="2026-02-23T16:33:00Z" w16du:dateUtc="2026-02-23T20:33:00Z">
        <w:r w:rsidR="000809A8" w:rsidRPr="000809A8" w:rsidDel="0044234B">
          <w:rPr>
            <w:rFonts w:asciiTheme="majorHAnsi" w:hAnsiTheme="majorHAnsi"/>
          </w:rPr>
          <w:delText>For same-day</w:delText>
        </w:r>
      </w:del>
      <w:ins w:id="40" w:author="Mayra Jacobo" w:date="2025-12-26T11:26:00Z">
        <w:del w:id="41" w:author="Jiménez Peña" w:date="2026-02-23T16:33:00Z" w16du:dateUtc="2026-02-23T20:33:00Z">
          <w:r w:rsidR="0008688E" w:rsidDel="0044234B">
            <w:rPr>
              <w:rFonts w:asciiTheme="majorHAnsi" w:hAnsiTheme="majorHAnsi"/>
            </w:rPr>
            <w:delText xml:space="preserve"> operations where ground handling activities between arrival and departure are continuous and uninterrupted</w:delText>
          </w:r>
        </w:del>
      </w:ins>
      <w:del w:id="42" w:author="Jiménez Peña" w:date="2026-02-23T16:33:00Z" w16du:dateUtc="2026-02-23T20:33:00Z">
        <w:r w:rsidR="000809A8" w:rsidRPr="000809A8" w:rsidDel="0044234B">
          <w:rPr>
            <w:rFonts w:asciiTheme="majorHAnsi" w:hAnsiTheme="majorHAnsi"/>
          </w:rPr>
          <w:delText xml:space="preserve"> turnarounds with uninterrupted ground time between arrival and departure, the maximum permitted ground time under this concession is </w:delText>
        </w:r>
        <w:r w:rsidR="00C013A7" w:rsidDel="0044234B">
          <w:rPr>
            <w:rFonts w:asciiTheme="majorHAnsi" w:hAnsiTheme="majorHAnsi"/>
          </w:rPr>
          <w:delText>9</w:delText>
        </w:r>
        <w:r w:rsidR="000809A8" w:rsidRPr="000809A8" w:rsidDel="0044234B">
          <w:rPr>
            <w:rFonts w:asciiTheme="majorHAnsi" w:hAnsiTheme="majorHAnsi"/>
          </w:rPr>
          <w:delText>0 minutes.</w:delText>
        </w:r>
      </w:del>
      <w:ins w:id="43" w:author="Mayra Jacobo" w:date="2025-12-22T16:17:00Z">
        <w:del w:id="44" w:author="Jiménez Peña" w:date="2026-02-23T16:33:00Z" w16du:dateUtc="2026-02-23T20:33:00Z">
          <w:r w:rsidR="004F51B4" w:rsidDel="0044234B">
            <w:rPr>
              <w:rFonts w:asciiTheme="majorHAnsi" w:hAnsiTheme="majorHAnsi"/>
            </w:rPr>
            <w:delText xml:space="preserve"> </w:delText>
          </w:r>
        </w:del>
      </w:ins>
    </w:p>
    <w:p w14:paraId="44F7BFE3" w14:textId="6CFD90F8" w:rsidR="000809A8" w:rsidDel="0044234B" w:rsidRDefault="000809A8" w:rsidP="009B1DC8">
      <w:pPr>
        <w:pStyle w:val="BodyText"/>
        <w:tabs>
          <w:tab w:val="left" w:pos="360"/>
        </w:tabs>
        <w:ind w:left="360" w:right="1080"/>
        <w:jc w:val="both"/>
        <w:rPr>
          <w:ins w:id="45" w:author="Mayra Jacobo" w:date="2025-12-26T11:27:00Z"/>
          <w:del w:id="46" w:author="Jiménez Peña" w:date="2026-02-23T16:33:00Z" w16du:dateUtc="2026-02-23T20:33:00Z"/>
          <w:rFonts w:asciiTheme="majorHAnsi" w:hAnsiTheme="majorHAnsi"/>
        </w:rPr>
      </w:pPr>
    </w:p>
    <w:p w14:paraId="22B617E5" w14:textId="09D1199A" w:rsidR="0008688E" w:rsidDel="0044234B" w:rsidRDefault="0008688E" w:rsidP="009B1DC8">
      <w:pPr>
        <w:pStyle w:val="BodyText"/>
        <w:tabs>
          <w:tab w:val="left" w:pos="360"/>
        </w:tabs>
        <w:ind w:left="360" w:right="1080"/>
        <w:jc w:val="both"/>
        <w:rPr>
          <w:ins w:id="47" w:author="Mayra Jacobo" w:date="2025-12-26T11:27:00Z"/>
          <w:del w:id="48" w:author="Jiménez Peña" w:date="2026-02-23T16:33:00Z" w16du:dateUtc="2026-02-23T20:33:00Z"/>
          <w:rFonts w:asciiTheme="majorHAnsi" w:hAnsiTheme="majorHAnsi"/>
        </w:rPr>
      </w:pPr>
      <w:ins w:id="49" w:author="Mayra Jacobo" w:date="2025-12-26T11:29:00Z">
        <w:del w:id="50" w:author="Jiménez Peña" w:date="2026-02-23T16:33:00Z" w16du:dateUtc="2026-02-23T20:33:00Z">
          <w:r w:rsidRPr="0008688E" w:rsidDel="0044234B">
            <w:rPr>
              <w:rFonts w:asciiTheme="majorHAnsi" w:hAnsiTheme="majorHAnsi"/>
            </w:rPr>
            <w:delText>For non-continuous turnarounds, including overnight parking (</w:delText>
          </w:r>
          <w:r w:rsidRPr="00C07907" w:rsidDel="0044234B">
            <w:rPr>
              <w:rFonts w:asciiTheme="majorHAnsi" w:hAnsiTheme="majorHAnsi"/>
              <w:i/>
              <w:iCs/>
              <w:rPrChange w:id="51" w:author="Mayra Jacobo" w:date="2025-12-26T12:05:00Z">
                <w:rPr>
                  <w:rFonts w:asciiTheme="majorHAnsi" w:hAnsiTheme="majorHAnsi"/>
                </w:rPr>
              </w:rPrChange>
            </w:rPr>
            <w:delText>pernocta</w:delText>
          </w:r>
          <w:r w:rsidRPr="0008688E" w:rsidDel="0044234B">
            <w:rPr>
              <w:rFonts w:asciiTheme="majorHAnsi" w:hAnsiTheme="majorHAnsi"/>
            </w:rPr>
            <w:delText>), where the aircraft layover between arrival and departure exceeds ninety (90) minutes and ground handling activities are not continuous, the maximum cumulative ground time included under this concession shall also be ninety (90) minutes. Within such cumulative allowance, ground time may be allocated, paused, and resumed between the arrival and departure legs as operationally required. Time applied during the arrival leg (including baggage unloading and transit-level or overnight cabin cleaning, excluding deep cleaning) may be suspended once such activities are completed and the remaining time applied prior to departure.</w:delText>
          </w:r>
        </w:del>
      </w:ins>
    </w:p>
    <w:p w14:paraId="4DAE0F2A" w14:textId="35CFDDEC" w:rsidR="0008688E" w:rsidDel="0044234B" w:rsidRDefault="0008688E" w:rsidP="009B1DC8">
      <w:pPr>
        <w:pStyle w:val="BodyText"/>
        <w:tabs>
          <w:tab w:val="left" w:pos="360"/>
        </w:tabs>
        <w:ind w:left="360" w:right="1080"/>
        <w:jc w:val="both"/>
        <w:rPr>
          <w:ins w:id="52" w:author="Mayra Jacobo" w:date="2025-12-26T12:06:00Z"/>
          <w:del w:id="53" w:author="Jiménez Peña" w:date="2026-02-23T16:33:00Z" w16du:dateUtc="2026-02-23T20:33:00Z"/>
          <w:rFonts w:asciiTheme="majorHAnsi" w:hAnsiTheme="majorHAnsi"/>
        </w:rPr>
      </w:pPr>
    </w:p>
    <w:p w14:paraId="388A6A8A" w14:textId="466B2DC4" w:rsidR="00C07907" w:rsidDel="0044234B" w:rsidRDefault="00C07907" w:rsidP="009B1DC8">
      <w:pPr>
        <w:pStyle w:val="BodyText"/>
        <w:tabs>
          <w:tab w:val="left" w:pos="360"/>
        </w:tabs>
        <w:ind w:left="360" w:right="1080"/>
        <w:jc w:val="both"/>
        <w:rPr>
          <w:ins w:id="54" w:author="Mayra Jacobo" w:date="2025-12-26T12:06:00Z"/>
          <w:del w:id="55" w:author="Jiménez Peña" w:date="2026-02-23T16:33:00Z" w16du:dateUtc="2026-02-23T20:33:00Z"/>
          <w:rFonts w:asciiTheme="majorHAnsi" w:hAnsiTheme="majorHAnsi"/>
        </w:rPr>
      </w:pPr>
      <w:ins w:id="56" w:author="Mayra Jacobo" w:date="2025-12-26T12:06:00Z">
        <w:del w:id="57" w:author="Jiménez Peña" w:date="2026-02-23T16:33:00Z" w16du:dateUtc="2026-02-23T20:33:00Z">
          <w:r w:rsidRPr="00C07907" w:rsidDel="0044234B">
            <w:rPr>
              <w:rFonts w:asciiTheme="majorHAnsi" w:hAnsiTheme="majorHAnsi"/>
            </w:rPr>
            <w:delText>Where the total non-continuous ground time exceeds ninety (90) minutes, the included concessionary time shall be allocated as follows: thirty (30) minutes, or the time required to complete baggage unloading and transit-level or overnight cabin cleaning (excluding deep cleaning), whichever is longer, shall apply to the arrival leg, and sixty (60) minutes shall apply to the departure leg. Any ground time exceeding these limits shall be deemed out-of-package and invoiced separately in accordance with the applicable tariff.</w:delText>
          </w:r>
        </w:del>
      </w:ins>
    </w:p>
    <w:p w14:paraId="286C06A6" w14:textId="18C7A141" w:rsidR="00C07907" w:rsidRPr="000809A8" w:rsidDel="0044234B" w:rsidRDefault="00C07907" w:rsidP="009B1DC8">
      <w:pPr>
        <w:pStyle w:val="BodyText"/>
        <w:tabs>
          <w:tab w:val="left" w:pos="360"/>
        </w:tabs>
        <w:ind w:left="360" w:right="1080"/>
        <w:jc w:val="both"/>
        <w:rPr>
          <w:del w:id="58" w:author="Jiménez Peña" w:date="2026-02-23T16:33:00Z" w16du:dateUtc="2026-02-23T20:33:00Z"/>
          <w:rFonts w:asciiTheme="majorHAnsi" w:hAnsiTheme="majorHAnsi"/>
        </w:rPr>
      </w:pPr>
    </w:p>
    <w:p w14:paraId="17604F57" w14:textId="40634E51" w:rsidR="000809A8" w:rsidDel="0044234B" w:rsidRDefault="000809A8">
      <w:pPr>
        <w:pStyle w:val="BodyText"/>
        <w:numPr>
          <w:ilvl w:val="0"/>
          <w:numId w:val="6"/>
        </w:numPr>
        <w:tabs>
          <w:tab w:val="left" w:pos="360"/>
        </w:tabs>
        <w:ind w:right="1080" w:firstLine="0"/>
        <w:jc w:val="both"/>
        <w:rPr>
          <w:del w:id="59" w:author="Jiménez Peña" w:date="2026-02-23T16:33:00Z" w16du:dateUtc="2026-02-23T20:33:00Z"/>
          <w:moveFrom w:id="60" w:author="Mayra Jacobo" w:date="2025-12-26T11:14:00Z"/>
          <w:rFonts w:asciiTheme="majorHAnsi" w:hAnsiTheme="majorHAnsi"/>
        </w:rPr>
        <w:pPrChange w:id="61" w:author="Mayra Jacobo" w:date="2025-12-26T12:11:00Z">
          <w:pPr>
            <w:pStyle w:val="BodyText"/>
            <w:numPr>
              <w:numId w:val="6"/>
            </w:numPr>
            <w:tabs>
              <w:tab w:val="left" w:pos="360"/>
              <w:tab w:val="num" w:pos="720"/>
            </w:tabs>
            <w:ind w:left="360" w:right="1080" w:hanging="360"/>
            <w:jc w:val="both"/>
          </w:pPr>
        </w:pPrChange>
      </w:pPr>
      <w:moveFromRangeStart w:id="62" w:author="Mayra Jacobo" w:date="2025-12-26T11:14:00Z" w:name="move217640113"/>
      <w:moveFrom w:id="63" w:author="Mayra Jacobo" w:date="2025-12-26T11:14:00Z">
        <w:del w:id="64" w:author="Jiménez Peña" w:date="2026-02-23T16:33:00Z" w16du:dateUtc="2026-02-23T20:33:00Z">
          <w:r w:rsidRPr="000809A8" w:rsidDel="0044234B">
            <w:rPr>
              <w:rFonts w:asciiTheme="majorHAnsi" w:hAnsiTheme="majorHAnsi"/>
            </w:rPr>
            <w:delText>Non-Continuous Turnarounds (e.g., Overnight Parking / Pernocta):</w:delText>
          </w:r>
        </w:del>
      </w:moveFrom>
    </w:p>
    <w:moveFromRangeEnd w:id="62"/>
    <w:p w14:paraId="7C7EEF6F" w14:textId="774E306C" w:rsidR="000809A8" w:rsidRPr="000809A8" w:rsidDel="0044234B" w:rsidRDefault="000809A8">
      <w:pPr>
        <w:pStyle w:val="BodyText"/>
        <w:tabs>
          <w:tab w:val="left" w:pos="360"/>
        </w:tabs>
        <w:ind w:left="720" w:right="1080"/>
        <w:jc w:val="both"/>
        <w:rPr>
          <w:del w:id="65" w:author="Jiménez Peña" w:date="2026-02-23T16:33:00Z" w16du:dateUtc="2026-02-23T20:33:00Z"/>
          <w:rFonts w:asciiTheme="majorHAnsi" w:hAnsiTheme="majorHAnsi"/>
        </w:rPr>
        <w:pPrChange w:id="66" w:author="Mayra Jacobo" w:date="2025-12-26T12:11:00Z">
          <w:pPr>
            <w:pStyle w:val="BodyText"/>
            <w:tabs>
              <w:tab w:val="left" w:pos="360"/>
            </w:tabs>
            <w:ind w:left="360" w:right="1080"/>
            <w:jc w:val="both"/>
          </w:pPr>
        </w:pPrChange>
      </w:pPr>
      <w:del w:id="67" w:author="Jiménez Peña" w:date="2026-02-23T16:33:00Z" w16du:dateUtc="2026-02-23T20:33:00Z">
        <w:r w:rsidRPr="000809A8" w:rsidDel="0044234B">
          <w:rPr>
            <w:rFonts w:asciiTheme="majorHAnsi" w:hAnsiTheme="majorHAnsi"/>
          </w:rPr>
          <w:delText>For turnarounds involving aircraft layover exceeding 90 minutes (i.e., non-continuous ground time), the maximum cumulative ground time permitted under this concession is 90 minutes.</w:delText>
        </w:r>
      </w:del>
    </w:p>
    <w:p w14:paraId="70D91BA9" w14:textId="0DA4A07D" w:rsidR="000809A8" w:rsidDel="0044234B" w:rsidRDefault="000809A8">
      <w:pPr>
        <w:pStyle w:val="BodyText"/>
        <w:tabs>
          <w:tab w:val="left" w:pos="360"/>
        </w:tabs>
        <w:ind w:left="1800" w:right="1080"/>
        <w:jc w:val="both"/>
        <w:rPr>
          <w:del w:id="68" w:author="Jiménez Peña" w:date="2026-02-23T16:33:00Z" w16du:dateUtc="2026-02-23T20:33:00Z"/>
          <w:rFonts w:asciiTheme="majorHAnsi" w:hAnsiTheme="majorHAnsi"/>
        </w:rPr>
        <w:pPrChange w:id="69" w:author="Mayra Jacobo" w:date="2025-12-26T12:11:00Z">
          <w:pPr>
            <w:pStyle w:val="BodyText"/>
            <w:tabs>
              <w:tab w:val="left" w:pos="360"/>
            </w:tabs>
            <w:ind w:left="1440" w:right="1080"/>
            <w:jc w:val="both"/>
          </w:pPr>
        </w:pPrChange>
      </w:pPr>
    </w:p>
    <w:p w14:paraId="4EE3B7C7" w14:textId="7CB6A583" w:rsidR="00122FD4" w:rsidDel="0044234B" w:rsidRDefault="000809A8">
      <w:pPr>
        <w:pStyle w:val="BodyText"/>
        <w:numPr>
          <w:ilvl w:val="1"/>
          <w:numId w:val="6"/>
        </w:numPr>
        <w:tabs>
          <w:tab w:val="left" w:pos="360"/>
        </w:tabs>
        <w:ind w:left="360" w:right="1080"/>
        <w:jc w:val="both"/>
        <w:rPr>
          <w:del w:id="70" w:author="Jiménez Peña" w:date="2026-02-23T16:33:00Z" w16du:dateUtc="2026-02-23T20:33:00Z"/>
          <w:rFonts w:asciiTheme="majorHAnsi" w:hAnsiTheme="majorHAnsi"/>
        </w:rPr>
        <w:pPrChange w:id="71" w:author="Mayra Jacobo" w:date="2025-12-26T12:11:00Z">
          <w:pPr>
            <w:pStyle w:val="BodyText"/>
            <w:numPr>
              <w:ilvl w:val="1"/>
              <w:numId w:val="6"/>
            </w:numPr>
            <w:tabs>
              <w:tab w:val="left" w:pos="360"/>
              <w:tab w:val="num" w:pos="1440"/>
            </w:tabs>
            <w:ind w:left="1440" w:right="1080" w:hanging="360"/>
            <w:jc w:val="both"/>
          </w:pPr>
        </w:pPrChange>
      </w:pPr>
      <w:del w:id="72" w:author="Jiménez Peña" w:date="2026-02-23T16:33:00Z" w16du:dateUtc="2026-02-23T20:33:00Z">
        <w:r w:rsidRPr="000809A8" w:rsidDel="0044234B">
          <w:rPr>
            <w:rFonts w:asciiTheme="majorHAnsi" w:hAnsiTheme="majorHAnsi"/>
          </w:rPr>
          <w:delText>Within this allowance, the Carrier may allocate and manage time as operationally required, with the possibility of pausing time between arrival and departure segments. For example, time used during the arrival leg (e.g., for baggage unloading and transit-level cabin grooming) may be stopped once complete, and the remainder resumed prior to the departure.</w:delText>
        </w:r>
      </w:del>
    </w:p>
    <w:p w14:paraId="5317C038" w14:textId="05F8A082" w:rsidR="002D165B" w:rsidDel="0044234B" w:rsidRDefault="002D165B">
      <w:pPr>
        <w:pStyle w:val="BodyText"/>
        <w:tabs>
          <w:tab w:val="left" w:pos="360"/>
        </w:tabs>
        <w:ind w:left="360" w:right="1080"/>
        <w:jc w:val="both"/>
        <w:rPr>
          <w:del w:id="73" w:author="Jiménez Peña" w:date="2026-02-23T16:33:00Z" w16du:dateUtc="2026-02-23T20:33:00Z"/>
          <w:rFonts w:asciiTheme="majorHAnsi" w:hAnsiTheme="majorHAnsi"/>
        </w:rPr>
        <w:pPrChange w:id="74" w:author="Mayra Jacobo" w:date="2025-12-26T12:11:00Z">
          <w:pPr>
            <w:pStyle w:val="BodyText"/>
            <w:tabs>
              <w:tab w:val="left" w:pos="360"/>
            </w:tabs>
            <w:ind w:left="1440" w:right="1080"/>
            <w:jc w:val="both"/>
          </w:pPr>
        </w:pPrChange>
      </w:pPr>
    </w:p>
    <w:p w14:paraId="2B082B78" w14:textId="5B301EFE" w:rsidR="002D165B" w:rsidDel="0044234B" w:rsidRDefault="002D165B" w:rsidP="00C07907">
      <w:pPr>
        <w:pStyle w:val="BodyText"/>
        <w:tabs>
          <w:tab w:val="left" w:pos="360"/>
        </w:tabs>
        <w:ind w:right="1080"/>
        <w:jc w:val="both"/>
        <w:rPr>
          <w:del w:id="75" w:author="Jiménez Peña" w:date="2026-02-23T16:33:00Z" w16du:dateUtc="2026-02-23T20:33:00Z"/>
          <w:rFonts w:asciiTheme="majorHAnsi" w:hAnsiTheme="majorHAnsi"/>
        </w:rPr>
      </w:pPr>
      <w:del w:id="76" w:author="Jiménez Peña" w:date="2026-02-23T16:33:00Z" w16du:dateUtc="2026-02-23T20:33:00Z">
        <w:r w:rsidRPr="00122FD4" w:rsidDel="0044234B">
          <w:rPr>
            <w:rFonts w:asciiTheme="majorHAnsi" w:hAnsiTheme="majorHAnsi"/>
          </w:rPr>
          <w:delText>Eligibility as a non-continuous turnaround will be assessed and determined solely by the Ground Handling Company based on the Carrier’s published flight schedule and operational itinerary.</w:delText>
        </w:r>
      </w:del>
    </w:p>
    <w:p w14:paraId="045D0CD9" w14:textId="6021DA73" w:rsidR="00C07907" w:rsidDel="0044234B" w:rsidRDefault="00C07907" w:rsidP="00C07907">
      <w:pPr>
        <w:pStyle w:val="BodyText"/>
        <w:tabs>
          <w:tab w:val="left" w:pos="360"/>
        </w:tabs>
        <w:ind w:left="360" w:right="1080"/>
        <w:jc w:val="both"/>
        <w:rPr>
          <w:ins w:id="77" w:author="Mayra Jacobo" w:date="2025-12-26T12:12:00Z"/>
          <w:del w:id="78" w:author="Jiménez Peña" w:date="2026-02-23T16:33:00Z" w16du:dateUtc="2026-02-23T20:33:00Z"/>
          <w:rFonts w:asciiTheme="majorHAnsi" w:hAnsiTheme="majorHAnsi"/>
        </w:rPr>
      </w:pPr>
    </w:p>
    <w:p w14:paraId="737873E8" w14:textId="0DC6685D" w:rsidR="002D165B" w:rsidDel="0044234B" w:rsidRDefault="002D165B" w:rsidP="00C07907">
      <w:pPr>
        <w:pStyle w:val="BodyText"/>
        <w:tabs>
          <w:tab w:val="left" w:pos="360"/>
        </w:tabs>
        <w:ind w:right="1080"/>
        <w:jc w:val="both"/>
        <w:rPr>
          <w:del w:id="79" w:author="Jiménez Peña" w:date="2026-02-23T16:33:00Z" w16du:dateUtc="2026-02-23T20:33:00Z"/>
          <w:rFonts w:asciiTheme="majorHAnsi" w:hAnsiTheme="majorHAnsi"/>
        </w:rPr>
      </w:pPr>
    </w:p>
    <w:p w14:paraId="32EEF97D" w14:textId="0F9E718F" w:rsidR="00D32F72" w:rsidDel="0044234B" w:rsidRDefault="00D32F72">
      <w:pPr>
        <w:pStyle w:val="ListParagraph"/>
        <w:ind w:left="0"/>
        <w:rPr>
          <w:ins w:id="80" w:author="Mayra Jacobo" w:date="2025-12-26T12:26:00Z"/>
          <w:del w:id="81" w:author="Jiménez Peña" w:date="2026-02-23T16:33:00Z" w16du:dateUtc="2026-02-23T20:33:00Z"/>
          <w:rFonts w:asciiTheme="majorHAnsi" w:hAnsiTheme="majorHAnsi"/>
        </w:rPr>
        <w:pPrChange w:id="82" w:author="Mayra Jacobo" w:date="2025-12-26T12:12:00Z">
          <w:pPr>
            <w:pStyle w:val="ListParagraph"/>
          </w:pPr>
        </w:pPrChange>
      </w:pPr>
    </w:p>
    <w:p w14:paraId="4288804D" w14:textId="1C788065" w:rsidR="002D165B" w:rsidRPr="002D165B" w:rsidDel="0044234B" w:rsidRDefault="002D165B">
      <w:pPr>
        <w:pStyle w:val="BodyText"/>
        <w:tabs>
          <w:tab w:val="left" w:pos="360"/>
        </w:tabs>
        <w:ind w:left="359" w:right="1080"/>
        <w:jc w:val="both"/>
        <w:rPr>
          <w:del w:id="83" w:author="Jiménez Peña" w:date="2026-02-23T16:33:00Z" w16du:dateUtc="2026-02-23T20:33:00Z"/>
          <w:rFonts w:asciiTheme="majorHAnsi" w:hAnsiTheme="majorHAnsi"/>
        </w:rPr>
        <w:pPrChange w:id="84" w:author="Mayra Jacobo" w:date="2025-12-26T12:27:00Z">
          <w:pPr>
            <w:pStyle w:val="BodyText"/>
            <w:numPr>
              <w:ilvl w:val="1"/>
              <w:numId w:val="6"/>
            </w:numPr>
            <w:tabs>
              <w:tab w:val="left" w:pos="360"/>
              <w:tab w:val="num" w:pos="1440"/>
            </w:tabs>
            <w:ind w:left="1440" w:right="1080" w:hanging="360"/>
            <w:jc w:val="both"/>
          </w:pPr>
        </w:pPrChange>
      </w:pPr>
      <w:del w:id="85" w:author="Jiménez Peña" w:date="2026-02-23T16:33:00Z" w16du:dateUtc="2026-02-23T20:33:00Z">
        <w:r w:rsidRPr="00122FD4" w:rsidDel="0044234B">
          <w:rPr>
            <w:rFonts w:asciiTheme="majorHAnsi" w:hAnsiTheme="majorHAnsi"/>
          </w:rPr>
          <w:delText>Equipment included within this concession—such as baggage carts, tugs, and stairs—is strictly limited to ground handling related to passenger operations, including the loading and unloading of checked baggage.</w:delText>
        </w:r>
        <w:r w:rsidDel="0044234B">
          <w:rPr>
            <w:rFonts w:asciiTheme="majorHAnsi" w:hAnsiTheme="majorHAnsi"/>
          </w:rPr>
          <w:delText xml:space="preserve"> </w:delText>
        </w:r>
        <w:r w:rsidRPr="00122FD4" w:rsidDel="0044234B">
          <w:rPr>
            <w:rFonts w:asciiTheme="majorHAnsi" w:hAnsiTheme="majorHAnsi"/>
          </w:rPr>
          <w:delText xml:space="preserve">These assets may not be allocated for the movement of commercial cargo or freight. Any such use outside the defined turnaround scope will be </w:delText>
        </w:r>
        <w:r w:rsidRPr="00122FD4" w:rsidDel="0044234B">
          <w:rPr>
            <w:rFonts w:asciiTheme="majorHAnsi" w:hAnsiTheme="majorHAnsi"/>
          </w:rPr>
          <w:lastRenderedPageBreak/>
          <w:delText>considered out-of-package and invoiced separately under the applicable cargo handling rates.</w:delText>
        </w:r>
      </w:del>
    </w:p>
    <w:p w14:paraId="4667D6E3" w14:textId="55E26A2C" w:rsidR="000809A8" w:rsidDel="0044234B" w:rsidRDefault="000809A8" w:rsidP="000809A8">
      <w:pPr>
        <w:pStyle w:val="BodyText"/>
        <w:tabs>
          <w:tab w:val="left" w:pos="360"/>
        </w:tabs>
        <w:ind w:left="360" w:right="1080"/>
        <w:jc w:val="both"/>
        <w:rPr>
          <w:del w:id="86" w:author="Jiménez Peña" w:date="2026-02-23T16:33:00Z" w16du:dateUtc="2026-02-23T20:33:00Z"/>
          <w:rFonts w:asciiTheme="majorHAnsi" w:hAnsiTheme="majorHAnsi"/>
        </w:rPr>
      </w:pPr>
    </w:p>
    <w:p w14:paraId="21F68ED4" w14:textId="02AD6472" w:rsidR="000809A8" w:rsidRPr="000809A8" w:rsidDel="0044234B" w:rsidRDefault="000809A8" w:rsidP="009B1DC8">
      <w:pPr>
        <w:pStyle w:val="BodyText"/>
        <w:tabs>
          <w:tab w:val="left" w:pos="360"/>
        </w:tabs>
        <w:ind w:left="360" w:right="1080"/>
        <w:jc w:val="both"/>
        <w:rPr>
          <w:del w:id="87" w:author="Jiménez Peña" w:date="2026-02-23T16:33:00Z" w16du:dateUtc="2026-02-23T20:33:00Z"/>
          <w:rFonts w:asciiTheme="majorHAnsi" w:hAnsiTheme="majorHAnsi"/>
        </w:rPr>
      </w:pPr>
      <w:del w:id="88" w:author="Jiménez Peña" w:date="2026-02-23T16:33:00Z" w16du:dateUtc="2026-02-23T20:33:00Z">
        <w:r w:rsidRPr="000809A8" w:rsidDel="0044234B">
          <w:rPr>
            <w:rFonts w:asciiTheme="majorHAnsi" w:hAnsiTheme="majorHAnsi"/>
          </w:rPr>
          <w:delText>Ground time will be monitored based on actual on-block and off-block timestamps for each leg.</w:delText>
        </w:r>
      </w:del>
    </w:p>
    <w:p w14:paraId="1CF55C5E" w14:textId="1B689454" w:rsidR="006572F4" w:rsidRPr="000715A9" w:rsidDel="0044234B" w:rsidRDefault="00C814FF">
      <w:pPr>
        <w:pStyle w:val="BodyText"/>
        <w:spacing w:before="82" w:line="276" w:lineRule="auto"/>
        <w:ind w:right="1069"/>
        <w:jc w:val="both"/>
        <w:rPr>
          <w:del w:id="89" w:author="Jiménez Peña" w:date="2026-02-23T16:33:00Z" w16du:dateUtc="2026-02-23T20:33:00Z"/>
          <w:rFonts w:asciiTheme="majorHAnsi" w:hAnsiTheme="majorHAnsi"/>
        </w:rPr>
        <w:pPrChange w:id="90" w:author="Mayra Jacobo" w:date="2025-12-26T12:27:00Z">
          <w:pPr>
            <w:pStyle w:val="BodyText"/>
            <w:spacing w:before="82" w:line="276" w:lineRule="auto"/>
            <w:ind w:left="359" w:right="1069"/>
            <w:jc w:val="both"/>
          </w:pPr>
        </w:pPrChange>
      </w:pPr>
      <w:del w:id="91" w:author="Jiménez Peña" w:date="2026-02-23T16:33:00Z" w16du:dateUtc="2026-02-23T20:33:00Z">
        <w:r w:rsidRPr="000715A9" w:rsidDel="0044234B">
          <w:rPr>
            <w:rFonts w:asciiTheme="majorHAnsi" w:hAnsiTheme="majorHAnsi"/>
          </w:rPr>
          <w:delText xml:space="preserve"> </w:delText>
        </w:r>
      </w:del>
    </w:p>
    <w:p w14:paraId="0BE536FA" w14:textId="15BCC774" w:rsidR="006572F4" w:rsidRPr="000715A9" w:rsidRDefault="00C814FF" w:rsidP="000715A9">
      <w:pPr>
        <w:pStyle w:val="ListParagraph"/>
        <w:numPr>
          <w:ilvl w:val="0"/>
          <w:numId w:val="4"/>
        </w:numPr>
        <w:tabs>
          <w:tab w:val="left" w:pos="504"/>
        </w:tabs>
        <w:ind w:left="504" w:hanging="145"/>
        <w:jc w:val="both"/>
        <w:rPr>
          <w:rFonts w:asciiTheme="majorHAnsi" w:hAnsiTheme="majorHAnsi"/>
          <w:b/>
          <w:bCs/>
        </w:rPr>
      </w:pPr>
      <w:r w:rsidRPr="000715A9">
        <w:rPr>
          <w:rFonts w:asciiTheme="majorHAnsi" w:hAnsiTheme="majorHAnsi"/>
          <w:b/>
          <w:bCs/>
        </w:rPr>
        <w:t>Special</w:t>
      </w:r>
      <w:r w:rsidRPr="000715A9">
        <w:rPr>
          <w:rFonts w:asciiTheme="majorHAnsi" w:hAnsiTheme="majorHAnsi"/>
          <w:b/>
          <w:bCs/>
          <w:spacing w:val="-9"/>
        </w:rPr>
        <w:t xml:space="preserve"> </w:t>
      </w:r>
      <w:r w:rsidRPr="000715A9">
        <w:rPr>
          <w:rFonts w:asciiTheme="majorHAnsi" w:hAnsiTheme="majorHAnsi"/>
          <w:b/>
          <w:bCs/>
        </w:rPr>
        <w:t>Concession</w:t>
      </w:r>
      <w:r w:rsidRPr="000715A9">
        <w:rPr>
          <w:rFonts w:asciiTheme="majorHAnsi" w:hAnsiTheme="majorHAnsi"/>
          <w:b/>
          <w:bCs/>
          <w:spacing w:val="-6"/>
        </w:rPr>
        <w:t xml:space="preserve"> </w:t>
      </w:r>
      <w:r w:rsidRPr="000715A9">
        <w:rPr>
          <w:rFonts w:asciiTheme="majorHAnsi" w:hAnsiTheme="majorHAnsi"/>
          <w:b/>
          <w:bCs/>
        </w:rPr>
        <w:t>3:</w:t>
      </w:r>
      <w:r w:rsidRPr="000715A9">
        <w:rPr>
          <w:rFonts w:asciiTheme="majorHAnsi" w:hAnsiTheme="majorHAnsi"/>
          <w:b/>
          <w:bCs/>
          <w:spacing w:val="-5"/>
        </w:rPr>
        <w:t xml:space="preserve"> </w:t>
      </w:r>
      <w:r w:rsidRPr="000715A9">
        <w:rPr>
          <w:rFonts w:asciiTheme="majorHAnsi" w:hAnsiTheme="majorHAnsi"/>
          <w:b/>
          <w:bCs/>
        </w:rPr>
        <w:t>Concession</w:t>
      </w:r>
      <w:r w:rsidRPr="000715A9">
        <w:rPr>
          <w:rFonts w:asciiTheme="majorHAnsi" w:hAnsiTheme="majorHAnsi"/>
          <w:b/>
          <w:bCs/>
          <w:spacing w:val="-6"/>
        </w:rPr>
        <w:t xml:space="preserve"> </w:t>
      </w:r>
      <w:r w:rsidRPr="000715A9">
        <w:rPr>
          <w:rFonts w:asciiTheme="majorHAnsi" w:hAnsiTheme="majorHAnsi"/>
          <w:b/>
          <w:bCs/>
        </w:rPr>
        <w:t>Pricing</w:t>
      </w:r>
      <w:r w:rsidRPr="000715A9">
        <w:rPr>
          <w:rFonts w:asciiTheme="majorHAnsi" w:hAnsiTheme="majorHAnsi"/>
          <w:b/>
          <w:bCs/>
          <w:spacing w:val="-3"/>
        </w:rPr>
        <w:t xml:space="preserve"> </w:t>
      </w:r>
      <w:r w:rsidRPr="000715A9">
        <w:rPr>
          <w:rFonts w:asciiTheme="majorHAnsi" w:hAnsiTheme="majorHAnsi"/>
          <w:b/>
          <w:bCs/>
        </w:rPr>
        <w:t>&amp;</w:t>
      </w:r>
      <w:r w:rsidR="0014203C" w:rsidRPr="000715A9">
        <w:rPr>
          <w:rFonts w:asciiTheme="majorHAnsi" w:hAnsiTheme="majorHAnsi"/>
          <w:b/>
          <w:bCs/>
        </w:rPr>
        <w:t xml:space="preserve"> Volume-Based Adjustment</w:t>
      </w:r>
      <w:r w:rsidRPr="000715A9">
        <w:rPr>
          <w:rFonts w:asciiTheme="majorHAnsi" w:hAnsiTheme="majorHAnsi"/>
          <w:b/>
          <w:bCs/>
          <w:spacing w:val="-6"/>
        </w:rPr>
        <w:t xml:space="preserve"> </w:t>
      </w:r>
    </w:p>
    <w:p w14:paraId="03F0295A" w14:textId="063C6ABC" w:rsidR="000715A9" w:rsidRPr="000715A9" w:rsidRDefault="000715A9" w:rsidP="000715A9">
      <w:pPr>
        <w:pStyle w:val="ListParagraph"/>
        <w:tabs>
          <w:tab w:val="left" w:pos="504"/>
        </w:tabs>
        <w:ind w:left="504" w:firstLine="0"/>
        <w:rPr>
          <w:rFonts w:asciiTheme="majorHAnsi" w:hAnsiTheme="majorHAnsi"/>
          <w:b/>
          <w:bCs/>
        </w:rPr>
      </w:pPr>
    </w:p>
    <w:p w14:paraId="737ACA77" w14:textId="52E497DB" w:rsidR="006572F4" w:rsidRPr="000715A9" w:rsidRDefault="00C814FF" w:rsidP="000715A9">
      <w:pPr>
        <w:pStyle w:val="BodyText"/>
        <w:ind w:left="360" w:right="1069"/>
        <w:rPr>
          <w:rFonts w:asciiTheme="majorHAnsi" w:hAnsiTheme="majorHAnsi"/>
        </w:rPr>
      </w:pPr>
      <w:r w:rsidRPr="000715A9">
        <w:rPr>
          <w:rFonts w:asciiTheme="majorHAnsi" w:hAnsiTheme="majorHAnsi"/>
        </w:rPr>
        <w:t>All</w:t>
      </w:r>
      <w:r w:rsidRPr="000715A9">
        <w:rPr>
          <w:rFonts w:asciiTheme="majorHAnsi" w:hAnsiTheme="majorHAnsi"/>
          <w:spacing w:val="-3"/>
        </w:rPr>
        <w:t xml:space="preserve"> </w:t>
      </w:r>
      <w:r w:rsidRPr="000715A9">
        <w:rPr>
          <w:rFonts w:asciiTheme="majorHAnsi" w:hAnsiTheme="majorHAnsi"/>
        </w:rPr>
        <w:t>services</w:t>
      </w:r>
      <w:r w:rsidRPr="000715A9">
        <w:rPr>
          <w:rFonts w:asciiTheme="majorHAnsi" w:hAnsiTheme="majorHAnsi"/>
          <w:spacing w:val="-2"/>
        </w:rPr>
        <w:t xml:space="preserve"> </w:t>
      </w:r>
      <w:r w:rsidRPr="000715A9">
        <w:rPr>
          <w:rFonts w:asciiTheme="majorHAnsi" w:hAnsiTheme="majorHAnsi"/>
        </w:rPr>
        <w:t>under</w:t>
      </w:r>
      <w:r w:rsidRPr="000715A9">
        <w:rPr>
          <w:rFonts w:asciiTheme="majorHAnsi" w:hAnsiTheme="majorHAnsi"/>
          <w:spacing w:val="-3"/>
        </w:rPr>
        <w:t xml:space="preserve"> </w:t>
      </w:r>
      <w:r w:rsidRPr="000715A9">
        <w:rPr>
          <w:rFonts w:asciiTheme="majorHAnsi" w:hAnsiTheme="majorHAnsi"/>
        </w:rPr>
        <w:t>this</w:t>
      </w:r>
      <w:r w:rsidRPr="000715A9">
        <w:rPr>
          <w:rFonts w:asciiTheme="majorHAnsi" w:hAnsiTheme="majorHAnsi"/>
          <w:spacing w:val="-2"/>
        </w:rPr>
        <w:t xml:space="preserve"> </w:t>
      </w:r>
      <w:r w:rsidRPr="000715A9">
        <w:rPr>
          <w:rFonts w:asciiTheme="majorHAnsi" w:hAnsiTheme="majorHAnsi"/>
        </w:rPr>
        <w:t>agreement,</w:t>
      </w:r>
      <w:r w:rsidRPr="000715A9">
        <w:rPr>
          <w:rFonts w:asciiTheme="majorHAnsi" w:hAnsiTheme="majorHAnsi"/>
          <w:spacing w:val="-3"/>
        </w:rPr>
        <w:t xml:space="preserve"> </w:t>
      </w:r>
      <w:r w:rsidRPr="000715A9">
        <w:rPr>
          <w:rFonts w:asciiTheme="majorHAnsi" w:hAnsiTheme="majorHAnsi"/>
        </w:rPr>
        <w:t>including</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Basic</w:t>
      </w:r>
      <w:r w:rsidRPr="000715A9">
        <w:rPr>
          <w:rFonts w:asciiTheme="majorHAnsi" w:hAnsiTheme="majorHAnsi"/>
          <w:spacing w:val="-2"/>
        </w:rPr>
        <w:t xml:space="preserve"> </w:t>
      </w:r>
      <w:r w:rsidRPr="000715A9">
        <w:rPr>
          <w:rFonts w:asciiTheme="majorHAnsi" w:hAnsiTheme="majorHAnsi"/>
        </w:rPr>
        <w:t>Ramp</w:t>
      </w:r>
      <w:r w:rsidRPr="000715A9">
        <w:rPr>
          <w:rFonts w:asciiTheme="majorHAnsi" w:hAnsiTheme="majorHAnsi"/>
          <w:spacing w:val="-3"/>
        </w:rPr>
        <w:t xml:space="preserve"> </w:t>
      </w:r>
      <w:r w:rsidRPr="000715A9">
        <w:rPr>
          <w:rFonts w:asciiTheme="majorHAnsi" w:hAnsiTheme="majorHAnsi"/>
        </w:rPr>
        <w:t>Service</w:t>
      </w:r>
      <w:r w:rsidRPr="000715A9">
        <w:rPr>
          <w:rFonts w:asciiTheme="majorHAnsi" w:hAnsiTheme="majorHAnsi"/>
          <w:spacing w:val="-3"/>
        </w:rPr>
        <w:t xml:space="preserve"> </w:t>
      </w:r>
      <w:r w:rsidRPr="000715A9">
        <w:rPr>
          <w:rFonts w:asciiTheme="majorHAnsi" w:hAnsiTheme="majorHAnsi"/>
        </w:rPr>
        <w:t>Package,</w:t>
      </w:r>
      <w:r w:rsidRPr="000715A9">
        <w:rPr>
          <w:rFonts w:asciiTheme="majorHAnsi" w:hAnsiTheme="majorHAnsi"/>
          <w:spacing w:val="-5"/>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initially</w:t>
      </w:r>
      <w:r w:rsidRPr="000715A9">
        <w:rPr>
          <w:rFonts w:asciiTheme="majorHAnsi" w:hAnsiTheme="majorHAnsi"/>
          <w:spacing w:val="-4"/>
        </w:rPr>
        <w:t xml:space="preserve"> </w:t>
      </w:r>
      <w:r w:rsidRPr="000715A9">
        <w:rPr>
          <w:rFonts w:asciiTheme="majorHAnsi" w:hAnsiTheme="majorHAnsi"/>
        </w:rPr>
        <w:t>be invoiced using the concession prices described in this document.</w:t>
      </w:r>
    </w:p>
    <w:p w14:paraId="5813B784" w14:textId="26A29696" w:rsidR="000715A9" w:rsidRPr="000715A9" w:rsidRDefault="000715A9" w:rsidP="000715A9">
      <w:pPr>
        <w:pStyle w:val="BodyText"/>
        <w:ind w:left="360"/>
        <w:rPr>
          <w:rFonts w:asciiTheme="majorHAnsi" w:hAnsiTheme="majorHAnsi"/>
        </w:rPr>
      </w:pPr>
    </w:p>
    <w:p w14:paraId="11C9EB74" w14:textId="65968DD8" w:rsidR="006572F4" w:rsidRPr="000715A9" w:rsidRDefault="00C814FF" w:rsidP="000715A9">
      <w:pPr>
        <w:pStyle w:val="BodyText"/>
        <w:ind w:left="360"/>
        <w:jc w:val="both"/>
        <w:rPr>
          <w:rFonts w:asciiTheme="majorHAnsi" w:hAnsiTheme="majorHAnsi"/>
        </w:rPr>
      </w:pPr>
      <w:r w:rsidRPr="000715A9">
        <w:rPr>
          <w:rFonts w:asciiTheme="majorHAnsi" w:hAnsiTheme="majorHAnsi"/>
        </w:rPr>
        <w:t>However,</w:t>
      </w:r>
      <w:r w:rsidRPr="000715A9">
        <w:rPr>
          <w:rFonts w:asciiTheme="majorHAnsi" w:hAnsiTheme="majorHAnsi"/>
          <w:spacing w:val="-3"/>
        </w:rPr>
        <w:t xml:space="preserve"> </w:t>
      </w:r>
      <w:r w:rsidRPr="000715A9">
        <w:rPr>
          <w:rFonts w:asciiTheme="majorHAnsi" w:hAnsiTheme="majorHAnsi"/>
        </w:rPr>
        <w:t>if</w:t>
      </w:r>
      <w:r w:rsidRPr="000715A9">
        <w:rPr>
          <w:rFonts w:asciiTheme="majorHAnsi" w:hAnsiTheme="majorHAnsi"/>
          <w:spacing w:val="-3"/>
        </w:rPr>
        <w:t xml:space="preserve"> </w:t>
      </w:r>
      <w:r w:rsidRPr="000715A9">
        <w:rPr>
          <w:rFonts w:asciiTheme="majorHAnsi" w:hAnsiTheme="majorHAnsi"/>
        </w:rPr>
        <w:t>in</w:t>
      </w:r>
      <w:r w:rsidRPr="000715A9">
        <w:rPr>
          <w:rFonts w:asciiTheme="majorHAnsi" w:hAnsiTheme="majorHAnsi"/>
          <w:spacing w:val="-4"/>
        </w:rPr>
        <w:t xml:space="preserve"> </w:t>
      </w:r>
      <w:r w:rsidRPr="000715A9">
        <w:rPr>
          <w:rFonts w:asciiTheme="majorHAnsi" w:hAnsiTheme="majorHAnsi"/>
        </w:rPr>
        <w:t>any</w:t>
      </w:r>
      <w:r w:rsidRPr="000715A9">
        <w:rPr>
          <w:rFonts w:asciiTheme="majorHAnsi" w:hAnsiTheme="majorHAnsi"/>
          <w:spacing w:val="-3"/>
        </w:rPr>
        <w:t xml:space="preserve"> </w:t>
      </w:r>
      <w:r w:rsidRPr="000715A9">
        <w:rPr>
          <w:rFonts w:asciiTheme="majorHAnsi" w:hAnsiTheme="majorHAnsi"/>
        </w:rPr>
        <w:t>given</w:t>
      </w:r>
      <w:r w:rsidRPr="000715A9">
        <w:rPr>
          <w:rFonts w:asciiTheme="majorHAnsi" w:hAnsiTheme="majorHAnsi"/>
          <w:spacing w:val="-4"/>
        </w:rPr>
        <w:t xml:space="preserve"> </w:t>
      </w:r>
      <w:r w:rsidRPr="000715A9">
        <w:rPr>
          <w:rFonts w:asciiTheme="majorHAnsi" w:hAnsiTheme="majorHAnsi"/>
        </w:rPr>
        <w:t>month</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2"/>
        </w:rPr>
        <w:t xml:space="preserve"> Carrier</w:t>
      </w:r>
      <w:r w:rsidR="000715A9" w:rsidRPr="000715A9">
        <w:rPr>
          <w:rFonts w:asciiTheme="majorHAnsi" w:hAnsiTheme="majorHAnsi"/>
          <w:spacing w:val="-2"/>
        </w:rPr>
        <w:t xml:space="preserve">, </w:t>
      </w:r>
      <w:r w:rsidRPr="000715A9">
        <w:rPr>
          <w:rFonts w:asciiTheme="majorHAnsi" w:hAnsiTheme="majorHAnsi"/>
        </w:rPr>
        <w:t>Operates</w:t>
      </w:r>
      <w:r w:rsidRPr="000715A9">
        <w:rPr>
          <w:rFonts w:asciiTheme="majorHAnsi" w:hAnsiTheme="majorHAnsi"/>
          <w:spacing w:val="-6"/>
        </w:rPr>
        <w:t xml:space="preserve"> </w:t>
      </w:r>
      <w:r w:rsidRPr="000715A9">
        <w:rPr>
          <w:rFonts w:asciiTheme="majorHAnsi" w:hAnsiTheme="majorHAnsi"/>
        </w:rPr>
        <w:t>fewer</w:t>
      </w:r>
      <w:r w:rsidRPr="000715A9">
        <w:rPr>
          <w:rFonts w:asciiTheme="majorHAnsi" w:hAnsiTheme="majorHAnsi"/>
          <w:spacing w:val="-5"/>
        </w:rPr>
        <w:t xml:space="preserve"> </w:t>
      </w:r>
      <w:r w:rsidRPr="000715A9">
        <w:rPr>
          <w:rFonts w:asciiTheme="majorHAnsi" w:hAnsiTheme="majorHAnsi"/>
        </w:rPr>
        <w:t>than</w:t>
      </w:r>
      <w:r w:rsidRPr="000715A9">
        <w:rPr>
          <w:rFonts w:asciiTheme="majorHAnsi" w:hAnsiTheme="majorHAnsi"/>
          <w:spacing w:val="-5"/>
        </w:rPr>
        <w:t xml:space="preserve"> </w:t>
      </w:r>
      <w:r w:rsidR="00CE6653">
        <w:rPr>
          <w:rFonts w:asciiTheme="majorHAnsi" w:hAnsiTheme="majorHAnsi"/>
          <w:spacing w:val="-5"/>
        </w:rPr>
        <w:t>226</w:t>
      </w:r>
      <w:r w:rsidRPr="000715A9">
        <w:rPr>
          <w:rFonts w:asciiTheme="majorHAnsi" w:hAnsiTheme="majorHAnsi"/>
          <w:color w:val="000000"/>
          <w:spacing w:val="-5"/>
          <w:shd w:val="clear" w:color="auto" w:fill="FDFACE"/>
        </w:rPr>
        <w:t xml:space="preserve"> </w:t>
      </w:r>
      <w:r w:rsidRPr="000715A9">
        <w:rPr>
          <w:rFonts w:asciiTheme="majorHAnsi" w:hAnsiTheme="majorHAnsi"/>
          <w:color w:val="000000"/>
          <w:shd w:val="clear" w:color="auto" w:fill="FDFACE"/>
        </w:rPr>
        <w:t>flights</w:t>
      </w:r>
      <w:r w:rsidRPr="000715A9">
        <w:rPr>
          <w:rFonts w:asciiTheme="majorHAnsi" w:hAnsiTheme="majorHAnsi"/>
          <w:color w:val="000000"/>
        </w:rPr>
        <w:t>,</w:t>
      </w:r>
      <w:r w:rsidRPr="000715A9">
        <w:rPr>
          <w:rFonts w:asciiTheme="majorHAnsi" w:hAnsiTheme="majorHAnsi"/>
          <w:color w:val="000000"/>
          <w:spacing w:val="-4"/>
        </w:rPr>
        <w:t xml:space="preserve"> </w:t>
      </w:r>
      <w:r w:rsidRPr="000715A9">
        <w:rPr>
          <w:rFonts w:asciiTheme="majorHAnsi" w:hAnsiTheme="majorHAnsi"/>
          <w:color w:val="000000"/>
          <w:spacing w:val="-5"/>
        </w:rPr>
        <w:t>and</w:t>
      </w:r>
    </w:p>
    <w:p w14:paraId="4C273856" w14:textId="503D11AD" w:rsidR="006572F4" w:rsidRDefault="000715A9" w:rsidP="000715A9">
      <w:pPr>
        <w:pStyle w:val="BodyText"/>
        <w:ind w:left="360"/>
        <w:jc w:val="both"/>
        <w:rPr>
          <w:rFonts w:asciiTheme="majorHAnsi" w:hAnsiTheme="majorHAnsi"/>
        </w:rPr>
      </w:pPr>
      <w:r w:rsidRPr="000715A9">
        <w:rPr>
          <w:rFonts w:asciiTheme="majorHAnsi" w:hAnsiTheme="majorHAnsi"/>
        </w:rPr>
        <w:t>the</w:t>
      </w:r>
      <w:r w:rsidRPr="000715A9">
        <w:rPr>
          <w:rFonts w:asciiTheme="majorHAnsi" w:hAnsiTheme="majorHAnsi"/>
          <w:spacing w:val="-7"/>
        </w:rPr>
        <w:t xml:space="preserve"> </w:t>
      </w:r>
      <w:r w:rsidRPr="000715A9">
        <w:rPr>
          <w:rFonts w:asciiTheme="majorHAnsi" w:hAnsiTheme="majorHAnsi"/>
        </w:rPr>
        <w:t>rolling</w:t>
      </w:r>
      <w:r w:rsidRPr="000715A9">
        <w:rPr>
          <w:rFonts w:asciiTheme="majorHAnsi" w:hAnsiTheme="majorHAnsi"/>
          <w:spacing w:val="-3"/>
        </w:rPr>
        <w:t xml:space="preserve"> </w:t>
      </w:r>
      <w:r w:rsidRPr="000715A9">
        <w:rPr>
          <w:rFonts w:asciiTheme="majorHAnsi" w:hAnsiTheme="majorHAnsi"/>
        </w:rPr>
        <w:t>four-month</w:t>
      </w:r>
      <w:r w:rsidRPr="000715A9">
        <w:rPr>
          <w:rFonts w:asciiTheme="majorHAnsi" w:hAnsiTheme="majorHAnsi"/>
          <w:spacing w:val="-3"/>
        </w:rPr>
        <w:t xml:space="preserve"> </w:t>
      </w:r>
      <w:r w:rsidRPr="000715A9">
        <w:rPr>
          <w:rFonts w:asciiTheme="majorHAnsi" w:hAnsiTheme="majorHAnsi"/>
        </w:rPr>
        <w:t>average</w:t>
      </w:r>
      <w:r w:rsidRPr="000715A9">
        <w:rPr>
          <w:rFonts w:asciiTheme="majorHAnsi" w:hAnsiTheme="majorHAnsi"/>
          <w:spacing w:val="-4"/>
        </w:rPr>
        <w:t xml:space="preserve"> </w:t>
      </w:r>
      <w:r w:rsidRPr="000715A9">
        <w:rPr>
          <w:rFonts w:asciiTheme="majorHAnsi" w:hAnsiTheme="majorHAnsi"/>
        </w:rPr>
        <w:t>also</w:t>
      </w:r>
      <w:r w:rsidRPr="000715A9">
        <w:rPr>
          <w:rFonts w:asciiTheme="majorHAnsi" w:hAnsiTheme="majorHAnsi"/>
          <w:spacing w:val="-4"/>
        </w:rPr>
        <w:t xml:space="preserve"> </w:t>
      </w:r>
      <w:r w:rsidRPr="000715A9">
        <w:rPr>
          <w:rFonts w:asciiTheme="majorHAnsi" w:hAnsiTheme="majorHAnsi"/>
        </w:rPr>
        <w:t>falls</w:t>
      </w:r>
      <w:r w:rsidRPr="000715A9">
        <w:rPr>
          <w:rFonts w:asciiTheme="majorHAnsi" w:hAnsiTheme="majorHAnsi"/>
          <w:spacing w:val="-3"/>
        </w:rPr>
        <w:t xml:space="preserve"> </w:t>
      </w:r>
      <w:r w:rsidRPr="000715A9">
        <w:rPr>
          <w:rFonts w:asciiTheme="majorHAnsi" w:hAnsiTheme="majorHAnsi"/>
        </w:rPr>
        <w:t>below</w:t>
      </w:r>
      <w:r w:rsidRPr="000715A9">
        <w:rPr>
          <w:rFonts w:asciiTheme="majorHAnsi" w:hAnsiTheme="majorHAnsi"/>
          <w:spacing w:val="-5"/>
        </w:rPr>
        <w:t xml:space="preserve"> </w:t>
      </w:r>
      <w:r w:rsidR="00CE6653">
        <w:rPr>
          <w:rFonts w:asciiTheme="majorHAnsi" w:hAnsiTheme="majorHAnsi"/>
          <w:spacing w:val="-5"/>
        </w:rPr>
        <w:t>226</w:t>
      </w:r>
      <w:r w:rsidRPr="000715A9">
        <w:rPr>
          <w:rFonts w:asciiTheme="majorHAnsi" w:hAnsiTheme="majorHAnsi"/>
          <w:spacing w:val="-6"/>
        </w:rPr>
        <w:t xml:space="preserve"> </w:t>
      </w:r>
      <w:r w:rsidRPr="000715A9">
        <w:rPr>
          <w:rFonts w:asciiTheme="majorHAnsi" w:hAnsiTheme="majorHAnsi"/>
        </w:rPr>
        <w:t>flights</w:t>
      </w:r>
      <w:r w:rsidRPr="000715A9">
        <w:rPr>
          <w:rFonts w:asciiTheme="majorHAnsi" w:hAnsiTheme="majorHAnsi"/>
          <w:spacing w:val="-3"/>
        </w:rPr>
        <w:t xml:space="preserve"> </w:t>
      </w:r>
      <w:r w:rsidRPr="000715A9">
        <w:rPr>
          <w:rFonts w:asciiTheme="majorHAnsi" w:hAnsiTheme="majorHAnsi"/>
        </w:rPr>
        <w:t>per</w:t>
      </w:r>
      <w:r w:rsidRPr="000715A9">
        <w:rPr>
          <w:rFonts w:asciiTheme="majorHAnsi" w:hAnsiTheme="majorHAnsi"/>
          <w:spacing w:val="-4"/>
        </w:rPr>
        <w:t xml:space="preserve"> </w:t>
      </w:r>
      <w:r w:rsidRPr="000715A9">
        <w:rPr>
          <w:rFonts w:asciiTheme="majorHAnsi" w:hAnsiTheme="majorHAnsi"/>
          <w:spacing w:val="-2"/>
        </w:rPr>
        <w:t xml:space="preserve">month, </w:t>
      </w:r>
      <w:r w:rsidRPr="000715A9">
        <w:rPr>
          <w:rFonts w:asciiTheme="majorHAnsi" w:hAnsiTheme="majorHAnsi"/>
        </w:rPr>
        <w:t>then</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4"/>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reserves</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right</w:t>
      </w:r>
      <w:r w:rsidRPr="000715A9">
        <w:rPr>
          <w:rFonts w:asciiTheme="majorHAnsi" w:hAnsiTheme="majorHAnsi"/>
          <w:spacing w:val="-3"/>
        </w:rPr>
        <w:t xml:space="preserve"> </w:t>
      </w:r>
      <w:r w:rsidRPr="000715A9">
        <w:rPr>
          <w:rFonts w:asciiTheme="majorHAnsi" w:hAnsiTheme="majorHAnsi"/>
        </w:rPr>
        <w:t>to</w:t>
      </w:r>
      <w:r w:rsidRPr="000715A9">
        <w:rPr>
          <w:rFonts w:asciiTheme="majorHAnsi" w:hAnsiTheme="majorHAnsi"/>
          <w:spacing w:val="-3"/>
        </w:rPr>
        <w:t xml:space="preserve"> </w:t>
      </w:r>
      <w:r w:rsidRPr="000715A9">
        <w:rPr>
          <w:rFonts w:asciiTheme="majorHAnsi" w:hAnsiTheme="majorHAnsi"/>
        </w:rPr>
        <w:t>issue</w:t>
      </w:r>
      <w:r w:rsidRPr="000715A9">
        <w:rPr>
          <w:rFonts w:asciiTheme="majorHAnsi" w:hAnsiTheme="majorHAnsi"/>
          <w:spacing w:val="-3"/>
        </w:rPr>
        <w:t xml:space="preserve"> </w:t>
      </w:r>
      <w:r w:rsidRPr="000715A9">
        <w:rPr>
          <w:rFonts w:asciiTheme="majorHAnsi" w:hAnsiTheme="majorHAnsi"/>
        </w:rPr>
        <w:t>an</w:t>
      </w:r>
      <w:r w:rsidRPr="000715A9">
        <w:rPr>
          <w:rFonts w:asciiTheme="majorHAnsi" w:hAnsiTheme="majorHAnsi"/>
          <w:spacing w:val="-4"/>
        </w:rPr>
        <w:t xml:space="preserve"> </w:t>
      </w:r>
      <w:r w:rsidRPr="000715A9">
        <w:rPr>
          <w:rFonts w:asciiTheme="majorHAnsi" w:hAnsiTheme="majorHAnsi"/>
        </w:rPr>
        <w:t>adjustment</w:t>
      </w:r>
      <w:r w:rsidRPr="000715A9">
        <w:rPr>
          <w:rFonts w:asciiTheme="majorHAnsi" w:hAnsiTheme="majorHAnsi"/>
          <w:spacing w:val="-3"/>
        </w:rPr>
        <w:t xml:space="preserve"> </w:t>
      </w:r>
      <w:r w:rsidRPr="000715A9">
        <w:rPr>
          <w:rFonts w:asciiTheme="majorHAnsi" w:hAnsiTheme="majorHAnsi"/>
        </w:rPr>
        <w:t>invoice</w:t>
      </w:r>
      <w:r w:rsidRPr="000715A9">
        <w:rPr>
          <w:rFonts w:asciiTheme="majorHAnsi" w:hAnsiTheme="majorHAnsi"/>
          <w:spacing w:val="-4"/>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 xml:space="preserve">that </w:t>
      </w:r>
      <w:r w:rsidRPr="000715A9">
        <w:rPr>
          <w:rFonts w:asciiTheme="majorHAnsi" w:hAnsiTheme="majorHAnsi"/>
          <w:spacing w:val="-2"/>
        </w:rPr>
        <w:t>month.</w:t>
      </w:r>
    </w:p>
    <w:p w14:paraId="2E8A388A" w14:textId="77777777" w:rsidR="00AE5EF4" w:rsidRPr="000715A9" w:rsidRDefault="00AE5EF4" w:rsidP="000715A9">
      <w:pPr>
        <w:pStyle w:val="BodyText"/>
        <w:ind w:left="360"/>
        <w:jc w:val="both"/>
        <w:rPr>
          <w:rFonts w:asciiTheme="majorHAnsi" w:hAnsiTheme="majorHAnsi"/>
        </w:rPr>
      </w:pPr>
    </w:p>
    <w:p w14:paraId="5F85062E" w14:textId="4D5713F0" w:rsidR="000715A9" w:rsidRPr="000715A9" w:rsidRDefault="00C814FF" w:rsidP="000715A9">
      <w:pPr>
        <w:pStyle w:val="BodyText"/>
        <w:ind w:left="360" w:right="1183"/>
        <w:jc w:val="both"/>
        <w:rPr>
          <w:rFonts w:asciiTheme="majorHAnsi" w:hAnsiTheme="majorHAnsi"/>
        </w:rPr>
      </w:pPr>
      <w:r w:rsidRPr="000715A9">
        <w:rPr>
          <w:rFonts w:asciiTheme="majorHAnsi" w:hAnsiTheme="majorHAnsi"/>
        </w:rPr>
        <w:t>This</w:t>
      </w:r>
      <w:r w:rsidRPr="000715A9">
        <w:rPr>
          <w:rFonts w:asciiTheme="majorHAnsi" w:hAnsiTheme="majorHAnsi"/>
          <w:spacing w:val="-4"/>
        </w:rPr>
        <w:t xml:space="preserve"> </w:t>
      </w:r>
      <w:r w:rsidRPr="000715A9">
        <w:rPr>
          <w:rFonts w:asciiTheme="majorHAnsi" w:hAnsiTheme="majorHAnsi"/>
        </w:rPr>
        <w:t>invoice</w:t>
      </w:r>
      <w:r w:rsidRPr="000715A9">
        <w:rPr>
          <w:rFonts w:asciiTheme="majorHAnsi" w:hAnsiTheme="majorHAnsi"/>
          <w:spacing w:val="-3"/>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retroactively</w:t>
      </w:r>
      <w:r w:rsidRPr="000715A9">
        <w:rPr>
          <w:rFonts w:asciiTheme="majorHAnsi" w:hAnsiTheme="majorHAnsi"/>
          <w:spacing w:val="-4"/>
        </w:rPr>
        <w:t xml:space="preserve"> </w:t>
      </w:r>
      <w:r w:rsidRPr="000715A9">
        <w:rPr>
          <w:rFonts w:asciiTheme="majorHAnsi" w:hAnsiTheme="majorHAnsi"/>
        </w:rPr>
        <w:t>apply</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standard</w:t>
      </w:r>
      <w:r w:rsidRPr="000715A9">
        <w:rPr>
          <w:rFonts w:asciiTheme="majorHAnsi" w:hAnsiTheme="majorHAnsi"/>
          <w:spacing w:val="-3"/>
        </w:rPr>
        <w:t xml:space="preserve"> </w:t>
      </w:r>
      <w:r w:rsidRPr="000715A9">
        <w:rPr>
          <w:rFonts w:asciiTheme="majorHAnsi" w:hAnsiTheme="majorHAnsi"/>
        </w:rPr>
        <w:t>tariff</w:t>
      </w:r>
      <w:r w:rsidRPr="000715A9">
        <w:rPr>
          <w:rFonts w:asciiTheme="majorHAnsi" w:hAnsiTheme="majorHAnsi"/>
          <w:spacing w:val="-3"/>
        </w:rPr>
        <w:t xml:space="preserve"> </w:t>
      </w:r>
      <w:r w:rsidRPr="000715A9">
        <w:rPr>
          <w:rFonts w:asciiTheme="majorHAnsi" w:hAnsiTheme="majorHAnsi"/>
        </w:rPr>
        <w:t>rates</w:t>
      </w:r>
      <w:r w:rsidRPr="000715A9">
        <w:rPr>
          <w:rFonts w:asciiTheme="majorHAnsi" w:hAnsiTheme="majorHAnsi"/>
          <w:spacing w:val="-2"/>
        </w:rPr>
        <w:t xml:space="preserve"> </w:t>
      </w:r>
      <w:r w:rsidR="000809A8" w:rsidRPr="000809A8">
        <w:rPr>
          <w:rFonts w:asciiTheme="majorHAnsi" w:hAnsiTheme="majorHAnsi"/>
          <w:spacing w:val="-2"/>
        </w:rPr>
        <w:t xml:space="preserve">in the </w:t>
      </w:r>
      <w:r w:rsidR="000809A8">
        <w:rPr>
          <w:rFonts w:asciiTheme="majorHAnsi" w:hAnsiTheme="majorHAnsi"/>
          <w:spacing w:val="-2"/>
        </w:rPr>
        <w:t xml:space="preserve">SGHA and </w:t>
      </w:r>
      <w:r w:rsidR="000809A8" w:rsidRPr="000809A8">
        <w:rPr>
          <w:rFonts w:asciiTheme="majorHAnsi" w:hAnsiTheme="majorHAnsi"/>
          <w:spacing w:val="-2"/>
        </w:rPr>
        <w:t>Ramp Service Tariff for Punta Cana dated October 30, 2022</w:t>
      </w:r>
      <w:r w:rsidR="000809A8">
        <w:rPr>
          <w:rFonts w:asciiTheme="majorHAnsi" w:hAnsiTheme="majorHAnsi"/>
          <w:spacing w:val="-2"/>
        </w:rPr>
        <w:t xml:space="preserve">, </w:t>
      </w:r>
      <w:r w:rsidRPr="000715A9">
        <w:rPr>
          <w:rFonts w:asciiTheme="majorHAnsi" w:hAnsiTheme="majorHAnsi"/>
        </w:rPr>
        <w:t>in</w:t>
      </w:r>
      <w:r w:rsidRPr="000715A9">
        <w:rPr>
          <w:rFonts w:asciiTheme="majorHAnsi" w:hAnsiTheme="majorHAnsi"/>
          <w:spacing w:val="-4"/>
        </w:rPr>
        <w:t xml:space="preserve"> </w:t>
      </w:r>
      <w:r w:rsidRPr="000715A9">
        <w:rPr>
          <w:rFonts w:asciiTheme="majorHAnsi" w:hAnsiTheme="majorHAnsi"/>
        </w:rPr>
        <w:t>place</w:t>
      </w:r>
      <w:r w:rsidRPr="000715A9">
        <w:rPr>
          <w:rFonts w:asciiTheme="majorHAnsi" w:hAnsiTheme="majorHAnsi"/>
          <w:spacing w:val="-3"/>
        </w:rPr>
        <w:t xml:space="preserve"> </w:t>
      </w:r>
      <w:r w:rsidRPr="000715A9">
        <w:rPr>
          <w:rFonts w:asciiTheme="majorHAnsi" w:hAnsiTheme="majorHAnsi"/>
        </w:rPr>
        <w:t>of</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5"/>
        </w:rPr>
        <w:t xml:space="preserve"> </w:t>
      </w:r>
      <w:r w:rsidRPr="000715A9">
        <w:rPr>
          <w:rFonts w:asciiTheme="majorHAnsi" w:hAnsiTheme="majorHAnsi"/>
        </w:rPr>
        <w:t>concession prices for all services rendered during that month.</w:t>
      </w:r>
    </w:p>
    <w:p w14:paraId="4D04F384" w14:textId="317E7F88" w:rsidR="006572F4" w:rsidRPr="000715A9" w:rsidRDefault="00C814FF" w:rsidP="000715A9">
      <w:pPr>
        <w:pStyle w:val="BodyText"/>
        <w:spacing w:before="239" w:line="273" w:lineRule="auto"/>
        <w:ind w:left="360" w:right="1183" w:hanging="1"/>
        <w:jc w:val="both"/>
        <w:rPr>
          <w:rFonts w:asciiTheme="majorHAnsi" w:hAnsiTheme="majorHAnsi"/>
        </w:rPr>
      </w:pP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adjustment</w:t>
      </w:r>
      <w:r w:rsidRPr="000715A9">
        <w:rPr>
          <w:rFonts w:asciiTheme="majorHAnsi" w:hAnsiTheme="majorHAnsi"/>
          <w:spacing w:val="-4"/>
        </w:rPr>
        <w:t xml:space="preserve"> </w:t>
      </w:r>
      <w:r w:rsidRPr="000715A9">
        <w:rPr>
          <w:rFonts w:asciiTheme="majorHAnsi" w:hAnsiTheme="majorHAnsi"/>
        </w:rPr>
        <w:t>invoice</w:t>
      </w:r>
      <w:r w:rsidRPr="000715A9">
        <w:rPr>
          <w:rFonts w:asciiTheme="majorHAnsi" w:hAnsiTheme="majorHAnsi"/>
          <w:spacing w:val="-4"/>
        </w:rPr>
        <w:t xml:space="preserve"> </w:t>
      </w:r>
      <w:r w:rsidRPr="000715A9">
        <w:rPr>
          <w:rFonts w:asciiTheme="majorHAnsi" w:hAnsiTheme="majorHAnsi"/>
        </w:rPr>
        <w:t>will</w:t>
      </w:r>
      <w:r w:rsidRPr="000715A9">
        <w:rPr>
          <w:rFonts w:asciiTheme="majorHAnsi" w:hAnsiTheme="majorHAnsi"/>
          <w:spacing w:val="-4"/>
        </w:rPr>
        <w:t xml:space="preserve"> </w:t>
      </w:r>
      <w:r w:rsidRPr="000715A9">
        <w:rPr>
          <w:rFonts w:asciiTheme="majorHAnsi" w:hAnsiTheme="majorHAnsi"/>
        </w:rPr>
        <w:t>be</w:t>
      </w:r>
      <w:r w:rsidRPr="000715A9">
        <w:rPr>
          <w:rFonts w:asciiTheme="majorHAnsi" w:hAnsiTheme="majorHAnsi"/>
          <w:spacing w:val="-4"/>
        </w:rPr>
        <w:t xml:space="preserve"> </w:t>
      </w:r>
      <w:r w:rsidRPr="000715A9">
        <w:rPr>
          <w:rFonts w:asciiTheme="majorHAnsi" w:hAnsiTheme="majorHAnsi"/>
        </w:rPr>
        <w:t>issued</w:t>
      </w:r>
      <w:r w:rsidRPr="000715A9">
        <w:rPr>
          <w:rFonts w:asciiTheme="majorHAnsi" w:hAnsiTheme="majorHAnsi"/>
          <w:spacing w:val="-4"/>
        </w:rPr>
        <w:t xml:space="preserve"> </w:t>
      </w:r>
      <w:r w:rsidRPr="000715A9">
        <w:rPr>
          <w:rFonts w:asciiTheme="majorHAnsi" w:hAnsiTheme="majorHAnsi"/>
        </w:rPr>
        <w:t>concurrently</w:t>
      </w:r>
      <w:r w:rsidRPr="000715A9">
        <w:rPr>
          <w:rFonts w:asciiTheme="majorHAnsi" w:hAnsiTheme="majorHAnsi"/>
          <w:spacing w:val="-6"/>
        </w:rPr>
        <w:t xml:space="preserve"> </w:t>
      </w:r>
      <w:r w:rsidRPr="000715A9">
        <w:rPr>
          <w:rFonts w:asciiTheme="majorHAnsi" w:hAnsiTheme="majorHAnsi"/>
        </w:rPr>
        <w:t>with</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next</w:t>
      </w:r>
      <w:r w:rsidRPr="000715A9">
        <w:rPr>
          <w:rFonts w:asciiTheme="majorHAnsi" w:hAnsiTheme="majorHAnsi"/>
          <w:spacing w:val="-4"/>
        </w:rPr>
        <w:t xml:space="preserve"> </w:t>
      </w:r>
      <w:r w:rsidRPr="000715A9">
        <w:rPr>
          <w:rFonts w:asciiTheme="majorHAnsi" w:hAnsiTheme="majorHAnsi"/>
        </w:rPr>
        <w:t>scheduled</w:t>
      </w:r>
      <w:r w:rsidRPr="000715A9">
        <w:rPr>
          <w:rFonts w:asciiTheme="majorHAnsi" w:hAnsiTheme="majorHAnsi"/>
          <w:spacing w:val="-4"/>
        </w:rPr>
        <w:t xml:space="preserve"> </w:t>
      </w:r>
      <w:r w:rsidRPr="000715A9">
        <w:rPr>
          <w:rFonts w:asciiTheme="majorHAnsi" w:hAnsiTheme="majorHAnsi"/>
        </w:rPr>
        <w:t>prepayment invoice and will be payable under the same terms.</w:t>
      </w:r>
    </w:p>
    <w:p w14:paraId="51FEE951" w14:textId="2C1ED515" w:rsidR="006572F4" w:rsidRPr="000715A9" w:rsidRDefault="00C814FF">
      <w:pPr>
        <w:pStyle w:val="ListParagraph"/>
        <w:numPr>
          <w:ilvl w:val="0"/>
          <w:numId w:val="4"/>
        </w:numPr>
        <w:tabs>
          <w:tab w:val="left" w:pos="505"/>
        </w:tabs>
        <w:spacing w:before="204"/>
        <w:ind w:left="505"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8"/>
        </w:rPr>
        <w:t xml:space="preserve"> </w:t>
      </w:r>
      <w:r w:rsidRPr="000715A9">
        <w:rPr>
          <w:rFonts w:asciiTheme="majorHAnsi" w:hAnsiTheme="majorHAnsi"/>
          <w:b/>
          <w:bCs/>
        </w:rPr>
        <w:t>Concession</w:t>
      </w:r>
      <w:r w:rsidRPr="000715A9">
        <w:rPr>
          <w:rFonts w:asciiTheme="majorHAnsi" w:hAnsiTheme="majorHAnsi"/>
          <w:b/>
          <w:bCs/>
          <w:spacing w:val="-5"/>
        </w:rPr>
        <w:t xml:space="preserve"> </w:t>
      </w:r>
      <w:r w:rsidRPr="000715A9">
        <w:rPr>
          <w:rFonts w:asciiTheme="majorHAnsi" w:hAnsiTheme="majorHAnsi"/>
          <w:b/>
          <w:bCs/>
        </w:rPr>
        <w:t>4:</w:t>
      </w:r>
      <w:r w:rsidR="000C2161" w:rsidRPr="000715A9">
        <w:rPr>
          <w:rFonts w:asciiTheme="majorHAnsi" w:hAnsiTheme="majorHAnsi"/>
          <w:b/>
          <w:bCs/>
        </w:rPr>
        <w:t xml:space="preserve"> Water</w:t>
      </w:r>
      <w:r w:rsidRPr="000715A9">
        <w:rPr>
          <w:rFonts w:asciiTheme="majorHAnsi" w:hAnsiTheme="majorHAnsi"/>
          <w:b/>
          <w:bCs/>
          <w:spacing w:val="-4"/>
        </w:rPr>
        <w:t xml:space="preserve"> </w:t>
      </w:r>
      <w:r w:rsidRPr="000715A9">
        <w:rPr>
          <w:rFonts w:asciiTheme="majorHAnsi" w:hAnsiTheme="majorHAnsi"/>
          <w:b/>
          <w:bCs/>
          <w:color w:val="000000"/>
        </w:rPr>
        <w:t>and</w:t>
      </w:r>
      <w:r w:rsidRPr="000715A9">
        <w:rPr>
          <w:rFonts w:asciiTheme="majorHAnsi" w:hAnsiTheme="majorHAnsi"/>
          <w:b/>
          <w:bCs/>
          <w:color w:val="000000"/>
          <w:spacing w:val="-4"/>
        </w:rPr>
        <w:t xml:space="preserve"> </w:t>
      </w:r>
      <w:r w:rsidRPr="000715A9">
        <w:rPr>
          <w:rFonts w:asciiTheme="majorHAnsi" w:hAnsiTheme="majorHAnsi"/>
          <w:b/>
          <w:bCs/>
          <w:color w:val="000000"/>
        </w:rPr>
        <w:t>Lavatory</w:t>
      </w:r>
      <w:r w:rsidRPr="000715A9">
        <w:rPr>
          <w:rFonts w:asciiTheme="majorHAnsi" w:hAnsiTheme="majorHAnsi"/>
          <w:b/>
          <w:bCs/>
          <w:color w:val="000000"/>
          <w:spacing w:val="-4"/>
        </w:rPr>
        <w:t xml:space="preserve"> </w:t>
      </w:r>
      <w:r w:rsidRPr="000715A9">
        <w:rPr>
          <w:rFonts w:asciiTheme="majorHAnsi" w:hAnsiTheme="majorHAnsi"/>
          <w:b/>
          <w:bCs/>
          <w:color w:val="000000"/>
          <w:spacing w:val="-2"/>
        </w:rPr>
        <w:t>Services</w:t>
      </w:r>
    </w:p>
    <w:p w14:paraId="3B49A483" w14:textId="77777777" w:rsidR="006572F4" w:rsidRPr="000715A9" w:rsidRDefault="00C814FF">
      <w:pPr>
        <w:pStyle w:val="BodyText"/>
        <w:spacing w:before="239" w:line="276" w:lineRule="auto"/>
        <w:ind w:left="360" w:right="1280"/>
        <w:jc w:val="both"/>
        <w:rPr>
          <w:rFonts w:asciiTheme="majorHAnsi" w:hAnsiTheme="majorHAnsi"/>
        </w:rPr>
      </w:pPr>
      <w:r w:rsidRPr="000715A9">
        <w:rPr>
          <w:rFonts w:asciiTheme="majorHAnsi" w:hAnsiTheme="majorHAnsi"/>
        </w:rPr>
        <w:t>The</w:t>
      </w:r>
      <w:r w:rsidRPr="000715A9">
        <w:rPr>
          <w:rFonts w:asciiTheme="majorHAnsi" w:hAnsiTheme="majorHAnsi"/>
          <w:spacing w:val="-4"/>
        </w:rPr>
        <w:t xml:space="preserve"> </w:t>
      </w:r>
      <w:r w:rsidRPr="000715A9">
        <w:rPr>
          <w:rFonts w:asciiTheme="majorHAnsi" w:hAnsiTheme="majorHAnsi"/>
        </w:rPr>
        <w:t>Water</w:t>
      </w:r>
      <w:r w:rsidRPr="000715A9">
        <w:rPr>
          <w:rFonts w:asciiTheme="majorHAnsi" w:hAnsiTheme="majorHAnsi"/>
          <w:spacing w:val="-2"/>
        </w:rPr>
        <w:t xml:space="preserve"> </w:t>
      </w:r>
      <w:r w:rsidRPr="000715A9">
        <w:rPr>
          <w:rFonts w:asciiTheme="majorHAnsi" w:hAnsiTheme="majorHAnsi"/>
        </w:rPr>
        <w:t>and</w:t>
      </w:r>
      <w:r w:rsidRPr="000715A9">
        <w:rPr>
          <w:rFonts w:asciiTheme="majorHAnsi" w:hAnsiTheme="majorHAnsi"/>
          <w:spacing w:val="-2"/>
        </w:rPr>
        <w:t xml:space="preserve"> </w:t>
      </w:r>
      <w:r w:rsidRPr="000715A9">
        <w:rPr>
          <w:rFonts w:asciiTheme="majorHAnsi" w:hAnsiTheme="majorHAnsi"/>
        </w:rPr>
        <w:t>Lavatory</w:t>
      </w:r>
      <w:r w:rsidRPr="000715A9">
        <w:rPr>
          <w:rFonts w:asciiTheme="majorHAnsi" w:hAnsiTheme="majorHAnsi"/>
          <w:spacing w:val="-3"/>
        </w:rPr>
        <w:t xml:space="preserve"> </w:t>
      </w:r>
      <w:r w:rsidRPr="000715A9">
        <w:rPr>
          <w:rFonts w:asciiTheme="majorHAnsi" w:hAnsiTheme="majorHAnsi"/>
        </w:rPr>
        <w:t>Services</w:t>
      </w:r>
      <w:r w:rsidRPr="000715A9">
        <w:rPr>
          <w:rFonts w:asciiTheme="majorHAnsi" w:hAnsiTheme="majorHAnsi"/>
          <w:spacing w:val="-3"/>
        </w:rPr>
        <w:t xml:space="preserve"> </w:t>
      </w:r>
      <w:r w:rsidRPr="000715A9">
        <w:rPr>
          <w:rFonts w:asciiTheme="majorHAnsi" w:hAnsiTheme="majorHAnsi"/>
        </w:rPr>
        <w:t>cost</w:t>
      </w:r>
      <w:r w:rsidRPr="000715A9">
        <w:rPr>
          <w:rFonts w:asciiTheme="majorHAnsi" w:hAnsiTheme="majorHAnsi"/>
          <w:spacing w:val="-2"/>
        </w:rPr>
        <w:t xml:space="preserve"> </w:t>
      </w:r>
      <w:r w:rsidRPr="000715A9">
        <w:rPr>
          <w:rFonts w:asciiTheme="majorHAnsi" w:hAnsiTheme="majorHAnsi"/>
        </w:rPr>
        <w:t>established</w:t>
      </w:r>
      <w:r w:rsidRPr="000715A9">
        <w:rPr>
          <w:rFonts w:asciiTheme="majorHAnsi" w:hAnsiTheme="majorHAnsi"/>
          <w:spacing w:val="-4"/>
        </w:rPr>
        <w:t xml:space="preserve"> </w:t>
      </w:r>
      <w:r w:rsidRPr="000715A9">
        <w:rPr>
          <w:rFonts w:asciiTheme="majorHAnsi" w:hAnsiTheme="majorHAnsi"/>
        </w:rPr>
        <w:t>in</w:t>
      </w:r>
      <w:r w:rsidRPr="000715A9">
        <w:rPr>
          <w:rFonts w:asciiTheme="majorHAnsi" w:hAnsiTheme="majorHAnsi"/>
          <w:spacing w:val="-5"/>
        </w:rPr>
        <w:t xml:space="preserve"> </w:t>
      </w:r>
      <w:r w:rsidRPr="000715A9">
        <w:rPr>
          <w:rFonts w:asciiTheme="majorHAnsi" w:hAnsiTheme="majorHAnsi"/>
        </w:rPr>
        <w:t>Table</w:t>
      </w:r>
      <w:r w:rsidRPr="000715A9">
        <w:rPr>
          <w:rFonts w:asciiTheme="majorHAnsi" w:hAnsiTheme="majorHAnsi"/>
          <w:spacing w:val="-2"/>
        </w:rPr>
        <w:t xml:space="preserve"> </w:t>
      </w:r>
      <w:r w:rsidRPr="000715A9">
        <w:rPr>
          <w:rFonts w:asciiTheme="majorHAnsi" w:hAnsiTheme="majorHAnsi"/>
        </w:rPr>
        <w:t>5</w:t>
      </w:r>
      <w:r w:rsidRPr="000715A9">
        <w:rPr>
          <w:rFonts w:asciiTheme="majorHAnsi" w:hAnsiTheme="majorHAnsi"/>
          <w:spacing w:val="-2"/>
        </w:rPr>
        <w:t xml:space="preserve"> </w:t>
      </w:r>
      <w:r w:rsidRPr="000715A9">
        <w:rPr>
          <w:rFonts w:asciiTheme="majorHAnsi" w:hAnsiTheme="majorHAnsi"/>
        </w:rPr>
        <w:t>of</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2"/>
        </w:rPr>
        <w:t xml:space="preserve"> </w:t>
      </w:r>
      <w:r w:rsidRPr="000715A9">
        <w:rPr>
          <w:rFonts w:asciiTheme="majorHAnsi" w:hAnsiTheme="majorHAnsi"/>
        </w:rPr>
        <w:t>Ramp</w:t>
      </w:r>
      <w:r w:rsidRPr="000715A9">
        <w:rPr>
          <w:rFonts w:asciiTheme="majorHAnsi" w:hAnsiTheme="majorHAnsi"/>
          <w:spacing w:val="-2"/>
        </w:rPr>
        <w:t xml:space="preserve"> </w:t>
      </w:r>
      <w:r w:rsidRPr="000715A9">
        <w:rPr>
          <w:rFonts w:asciiTheme="majorHAnsi" w:hAnsiTheme="majorHAnsi"/>
        </w:rPr>
        <w:t>Service</w:t>
      </w:r>
      <w:r w:rsidRPr="000715A9">
        <w:rPr>
          <w:rFonts w:asciiTheme="majorHAnsi" w:hAnsiTheme="majorHAnsi"/>
          <w:spacing w:val="-2"/>
        </w:rPr>
        <w:t xml:space="preserve"> </w:t>
      </w:r>
      <w:r w:rsidRPr="000715A9">
        <w:rPr>
          <w:rFonts w:asciiTheme="majorHAnsi" w:hAnsiTheme="majorHAnsi"/>
        </w:rPr>
        <w:t>Tariff</w:t>
      </w:r>
      <w:r w:rsidRPr="000715A9">
        <w:rPr>
          <w:rFonts w:asciiTheme="majorHAnsi" w:hAnsiTheme="majorHAnsi"/>
          <w:spacing w:val="-2"/>
        </w:rPr>
        <w:t xml:space="preserve"> </w:t>
      </w:r>
      <w:r w:rsidRPr="000715A9">
        <w:rPr>
          <w:rFonts w:asciiTheme="majorHAnsi" w:hAnsiTheme="majorHAnsi"/>
        </w:rPr>
        <w:t>for Punta Cana dated October</w:t>
      </w:r>
      <w:r w:rsidRPr="000715A9">
        <w:rPr>
          <w:rFonts w:asciiTheme="majorHAnsi" w:hAnsiTheme="majorHAnsi"/>
          <w:spacing w:val="-2"/>
        </w:rPr>
        <w:t xml:space="preserve"> </w:t>
      </w:r>
      <w:r w:rsidRPr="000715A9">
        <w:rPr>
          <w:rFonts w:asciiTheme="majorHAnsi" w:hAnsiTheme="majorHAnsi"/>
        </w:rPr>
        <w:t>30, 2022, will not apply.</w:t>
      </w:r>
      <w:r w:rsidRPr="000715A9">
        <w:rPr>
          <w:rFonts w:asciiTheme="majorHAnsi" w:hAnsiTheme="majorHAnsi"/>
          <w:spacing w:val="-1"/>
        </w:rPr>
        <w:t xml:space="preserve"> </w:t>
      </w:r>
      <w:r w:rsidRPr="000715A9">
        <w:rPr>
          <w:rFonts w:asciiTheme="majorHAnsi" w:hAnsiTheme="majorHAnsi"/>
        </w:rPr>
        <w:t>By default, Arajet will be granted a flat rate of USD$50.00 for both services combined.</w:t>
      </w:r>
    </w:p>
    <w:p w14:paraId="13391880" w14:textId="172BEB58" w:rsidR="006572F4" w:rsidRPr="000715A9" w:rsidRDefault="00C814FF">
      <w:pPr>
        <w:pStyle w:val="ListParagraph"/>
        <w:numPr>
          <w:ilvl w:val="0"/>
          <w:numId w:val="4"/>
        </w:numPr>
        <w:tabs>
          <w:tab w:val="left" w:pos="505"/>
        </w:tabs>
        <w:spacing w:before="200"/>
        <w:ind w:left="505"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8"/>
        </w:rPr>
        <w:t xml:space="preserve"> </w:t>
      </w:r>
      <w:r w:rsidRPr="000715A9">
        <w:rPr>
          <w:rFonts w:asciiTheme="majorHAnsi" w:hAnsiTheme="majorHAnsi"/>
          <w:b/>
          <w:bCs/>
        </w:rPr>
        <w:t>Concession</w:t>
      </w:r>
      <w:r w:rsidRPr="000715A9">
        <w:rPr>
          <w:rFonts w:asciiTheme="majorHAnsi" w:hAnsiTheme="majorHAnsi"/>
          <w:b/>
          <w:bCs/>
          <w:spacing w:val="-5"/>
        </w:rPr>
        <w:t xml:space="preserve"> </w:t>
      </w:r>
      <w:r w:rsidRPr="000715A9">
        <w:rPr>
          <w:rFonts w:asciiTheme="majorHAnsi" w:hAnsiTheme="majorHAnsi"/>
          <w:b/>
          <w:bCs/>
        </w:rPr>
        <w:t>5:</w:t>
      </w:r>
      <w:r w:rsidRPr="000715A9">
        <w:rPr>
          <w:rFonts w:asciiTheme="majorHAnsi" w:hAnsiTheme="majorHAnsi"/>
          <w:b/>
          <w:bCs/>
          <w:spacing w:val="-5"/>
        </w:rPr>
        <w:t xml:space="preserve"> </w:t>
      </w:r>
      <w:r w:rsidR="000C2161" w:rsidRPr="000715A9">
        <w:rPr>
          <w:rFonts w:asciiTheme="majorHAnsi" w:hAnsiTheme="majorHAnsi"/>
          <w:b/>
          <w:bCs/>
          <w:spacing w:val="-5"/>
        </w:rPr>
        <w:t xml:space="preserve">Mini Baggage </w:t>
      </w:r>
      <w:r w:rsidRPr="000715A9">
        <w:rPr>
          <w:rFonts w:asciiTheme="majorHAnsi" w:hAnsiTheme="majorHAnsi"/>
          <w:b/>
          <w:bCs/>
          <w:color w:val="000000"/>
        </w:rPr>
        <w:t>Truck</w:t>
      </w:r>
      <w:r w:rsidRPr="000715A9">
        <w:rPr>
          <w:rFonts w:asciiTheme="majorHAnsi" w:hAnsiTheme="majorHAnsi"/>
          <w:b/>
          <w:bCs/>
          <w:color w:val="000000"/>
          <w:spacing w:val="-5"/>
        </w:rPr>
        <w:t xml:space="preserve"> </w:t>
      </w:r>
      <w:r w:rsidRPr="000715A9">
        <w:rPr>
          <w:rFonts w:asciiTheme="majorHAnsi" w:hAnsiTheme="majorHAnsi"/>
          <w:b/>
          <w:bCs/>
          <w:color w:val="000000"/>
        </w:rPr>
        <w:t>Rate</w:t>
      </w:r>
      <w:r w:rsidRPr="000715A9">
        <w:rPr>
          <w:rFonts w:asciiTheme="majorHAnsi" w:hAnsiTheme="majorHAnsi"/>
          <w:b/>
          <w:bCs/>
          <w:color w:val="000000"/>
          <w:spacing w:val="-4"/>
        </w:rPr>
        <w:t xml:space="preserve"> </w:t>
      </w:r>
      <w:r w:rsidRPr="000715A9">
        <w:rPr>
          <w:rFonts w:asciiTheme="majorHAnsi" w:hAnsiTheme="majorHAnsi"/>
          <w:b/>
          <w:bCs/>
          <w:color w:val="000000"/>
        </w:rPr>
        <w:t>for</w:t>
      </w:r>
      <w:r w:rsidRPr="000715A9">
        <w:rPr>
          <w:rFonts w:asciiTheme="majorHAnsi" w:hAnsiTheme="majorHAnsi"/>
          <w:b/>
          <w:bCs/>
          <w:color w:val="000000"/>
          <w:spacing w:val="-6"/>
        </w:rPr>
        <w:t xml:space="preserve"> </w:t>
      </w:r>
      <w:r w:rsidRPr="000715A9">
        <w:rPr>
          <w:rFonts w:asciiTheme="majorHAnsi" w:hAnsiTheme="majorHAnsi"/>
          <w:b/>
          <w:bCs/>
          <w:color w:val="000000"/>
        </w:rPr>
        <w:t>Connecting</w:t>
      </w:r>
      <w:r w:rsidRPr="000715A9">
        <w:rPr>
          <w:rFonts w:asciiTheme="majorHAnsi" w:hAnsiTheme="majorHAnsi"/>
          <w:b/>
          <w:bCs/>
          <w:color w:val="000000"/>
          <w:spacing w:val="-3"/>
        </w:rPr>
        <w:t xml:space="preserve"> </w:t>
      </w:r>
      <w:r w:rsidRPr="000715A9">
        <w:rPr>
          <w:rFonts w:asciiTheme="majorHAnsi" w:hAnsiTheme="majorHAnsi"/>
          <w:b/>
          <w:bCs/>
          <w:color w:val="000000"/>
          <w:spacing w:val="-2"/>
        </w:rPr>
        <w:t>Baggage</w:t>
      </w:r>
    </w:p>
    <w:p w14:paraId="20ADB5E3" w14:textId="77777777" w:rsidR="000715A9" w:rsidRPr="000715A9" w:rsidRDefault="000715A9" w:rsidP="000715A9">
      <w:pPr>
        <w:pStyle w:val="ListParagraph"/>
        <w:tabs>
          <w:tab w:val="left" w:pos="505"/>
        </w:tabs>
        <w:spacing w:before="200"/>
        <w:ind w:firstLine="0"/>
        <w:rPr>
          <w:rFonts w:asciiTheme="majorHAnsi" w:hAnsiTheme="majorHAnsi"/>
          <w:b/>
          <w:bCs/>
        </w:rPr>
      </w:pPr>
    </w:p>
    <w:p w14:paraId="5FAF37A2" w14:textId="0014A21C" w:rsidR="002D165B" w:rsidRPr="00707A31" w:rsidRDefault="00C814FF" w:rsidP="002D165B">
      <w:pPr>
        <w:pStyle w:val="BodyText"/>
        <w:ind w:left="360" w:right="1094"/>
        <w:jc w:val="both"/>
        <w:rPr>
          <w:rFonts w:asciiTheme="majorHAnsi" w:hAnsiTheme="majorHAnsi"/>
        </w:rPr>
      </w:pPr>
      <w:r w:rsidRPr="000715A9">
        <w:rPr>
          <w:rFonts w:asciiTheme="majorHAnsi" w:hAnsiTheme="majorHAnsi"/>
        </w:rPr>
        <w:t>For flights carrying connecting passengers, the Handling Company will charge the Mini Baggage</w:t>
      </w:r>
      <w:r w:rsidRPr="000715A9">
        <w:rPr>
          <w:rFonts w:asciiTheme="majorHAnsi" w:hAnsiTheme="majorHAnsi"/>
          <w:spacing w:val="-3"/>
        </w:rPr>
        <w:t xml:space="preserve"> </w:t>
      </w:r>
      <w:r w:rsidRPr="000715A9">
        <w:rPr>
          <w:rFonts w:asciiTheme="majorHAnsi" w:hAnsiTheme="majorHAnsi"/>
        </w:rPr>
        <w:t>Truck</w:t>
      </w:r>
      <w:r w:rsidRPr="000715A9">
        <w:rPr>
          <w:rFonts w:asciiTheme="majorHAnsi" w:hAnsiTheme="majorHAnsi"/>
          <w:spacing w:val="-4"/>
        </w:rPr>
        <w:t xml:space="preserve"> </w:t>
      </w:r>
      <w:r w:rsidRPr="000715A9">
        <w:rPr>
          <w:rFonts w:asciiTheme="majorHAnsi" w:hAnsiTheme="majorHAnsi"/>
        </w:rPr>
        <w:t>rate</w:t>
      </w:r>
      <w:r w:rsidRPr="000715A9">
        <w:rPr>
          <w:rFonts w:asciiTheme="majorHAnsi" w:hAnsiTheme="majorHAnsi"/>
          <w:spacing w:val="-3"/>
        </w:rPr>
        <w:t xml:space="preserve"> </w:t>
      </w:r>
      <w:r w:rsidRPr="000715A9">
        <w:rPr>
          <w:rFonts w:asciiTheme="majorHAnsi" w:hAnsiTheme="majorHAnsi"/>
        </w:rPr>
        <w:t>of</w:t>
      </w:r>
      <w:r w:rsidRPr="000715A9">
        <w:rPr>
          <w:rFonts w:asciiTheme="majorHAnsi" w:hAnsiTheme="majorHAnsi"/>
          <w:spacing w:val="-3"/>
        </w:rPr>
        <w:t xml:space="preserve"> </w:t>
      </w:r>
      <w:r w:rsidRPr="000715A9">
        <w:rPr>
          <w:rFonts w:asciiTheme="majorHAnsi" w:hAnsiTheme="majorHAnsi"/>
        </w:rPr>
        <w:t>USD$25.00</w:t>
      </w:r>
      <w:r w:rsidRPr="000715A9">
        <w:rPr>
          <w:rFonts w:asciiTheme="majorHAnsi" w:hAnsiTheme="majorHAnsi"/>
          <w:spacing w:val="-3"/>
        </w:rPr>
        <w:t xml:space="preserve"> </w:t>
      </w:r>
      <w:r w:rsidRPr="000715A9">
        <w:rPr>
          <w:rFonts w:asciiTheme="majorHAnsi" w:hAnsiTheme="majorHAnsi"/>
        </w:rPr>
        <w:t>per</w:t>
      </w:r>
      <w:r w:rsidRPr="000715A9">
        <w:rPr>
          <w:rFonts w:asciiTheme="majorHAnsi" w:hAnsiTheme="majorHAnsi"/>
          <w:spacing w:val="-5"/>
        </w:rPr>
        <w:t xml:space="preserve"> </w:t>
      </w:r>
      <w:r w:rsidRPr="000715A9">
        <w:rPr>
          <w:rFonts w:asciiTheme="majorHAnsi" w:hAnsiTheme="majorHAnsi"/>
        </w:rPr>
        <w:t>segment</w:t>
      </w:r>
      <w:r w:rsidR="000C2161" w:rsidRPr="000715A9">
        <w:rPr>
          <w:rFonts w:asciiTheme="majorHAnsi" w:hAnsiTheme="majorHAnsi"/>
        </w:rPr>
        <w:t xml:space="preserve"> only</w:t>
      </w:r>
      <w:r w:rsidRPr="000715A9">
        <w:rPr>
          <w:rFonts w:asciiTheme="majorHAnsi" w:hAnsiTheme="majorHAnsi"/>
          <w:spacing w:val="-3"/>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transportation</w:t>
      </w:r>
      <w:r w:rsidRPr="000715A9">
        <w:rPr>
          <w:rFonts w:asciiTheme="majorHAnsi" w:hAnsiTheme="majorHAnsi"/>
          <w:spacing w:val="-4"/>
        </w:rPr>
        <w:t xml:space="preserve"> </w:t>
      </w:r>
      <w:r w:rsidRPr="000715A9">
        <w:rPr>
          <w:rFonts w:asciiTheme="majorHAnsi" w:hAnsiTheme="majorHAnsi"/>
        </w:rPr>
        <w:t>of</w:t>
      </w:r>
      <w:r w:rsidRPr="000715A9">
        <w:rPr>
          <w:rFonts w:asciiTheme="majorHAnsi" w:hAnsiTheme="majorHAnsi"/>
          <w:spacing w:val="-3"/>
        </w:rPr>
        <w:t xml:space="preserve"> </w:t>
      </w:r>
      <w:r w:rsidR="000C2161" w:rsidRPr="000715A9">
        <w:rPr>
          <w:rFonts w:asciiTheme="majorHAnsi" w:hAnsiTheme="majorHAnsi"/>
          <w:spacing w:val="-3"/>
        </w:rPr>
        <w:t xml:space="preserve">short </w:t>
      </w:r>
      <w:r w:rsidRPr="000715A9">
        <w:rPr>
          <w:rFonts w:asciiTheme="majorHAnsi" w:hAnsiTheme="majorHAnsi"/>
        </w:rPr>
        <w:t>connecting</w:t>
      </w:r>
      <w:r w:rsidRPr="000715A9">
        <w:rPr>
          <w:rFonts w:asciiTheme="majorHAnsi" w:hAnsiTheme="majorHAnsi"/>
          <w:spacing w:val="-2"/>
        </w:rPr>
        <w:t xml:space="preserve"> </w:t>
      </w:r>
      <w:r w:rsidRPr="000715A9">
        <w:rPr>
          <w:rFonts w:asciiTheme="majorHAnsi" w:hAnsiTheme="majorHAnsi"/>
        </w:rPr>
        <w:t>baggage</w:t>
      </w:r>
      <w:r w:rsidR="000C2161" w:rsidRPr="000715A9">
        <w:rPr>
          <w:rFonts w:asciiTheme="majorHAnsi" w:hAnsiTheme="majorHAnsi"/>
        </w:rPr>
        <w:t xml:space="preserve"> (less than 60 minutes)</w:t>
      </w:r>
      <w:r w:rsidRPr="000715A9">
        <w:rPr>
          <w:rFonts w:asciiTheme="majorHAnsi" w:hAnsiTheme="majorHAnsi"/>
        </w:rPr>
        <w:t xml:space="preserve">, regardless of </w:t>
      </w:r>
      <w:r w:rsidR="000809A8">
        <w:rPr>
          <w:rFonts w:asciiTheme="majorHAnsi" w:hAnsiTheme="majorHAnsi"/>
        </w:rPr>
        <w:t>equipment used</w:t>
      </w:r>
      <w:r w:rsidRPr="000715A9">
        <w:rPr>
          <w:rFonts w:asciiTheme="majorHAnsi" w:hAnsiTheme="majorHAnsi"/>
        </w:rPr>
        <w:t>, in accordance with Table 5 of the Ramp Services Tariff.</w:t>
      </w:r>
      <w:r w:rsidR="002D165B" w:rsidRPr="002D165B">
        <w:rPr>
          <w:rFonts w:asciiTheme="majorHAnsi" w:hAnsiTheme="majorHAnsi"/>
        </w:rPr>
        <w:t xml:space="preserve"> </w:t>
      </w:r>
      <w:r w:rsidR="002D165B" w:rsidRPr="00707A31">
        <w:rPr>
          <w:rFonts w:asciiTheme="majorHAnsi" w:hAnsiTheme="majorHAnsi"/>
        </w:rPr>
        <w:t>The focus is solely on the type of transfer (short-connection baggage), not the equipment configuration, and is established as a differentiated operational rate in accordance with Table 5 of the Ramp Services Tariff.</w:t>
      </w:r>
    </w:p>
    <w:p w14:paraId="5FF61878" w14:textId="77777777" w:rsidR="002D165B" w:rsidRPr="00707A31" w:rsidRDefault="002D165B" w:rsidP="002D165B">
      <w:pPr>
        <w:pStyle w:val="BodyText"/>
        <w:ind w:left="360" w:right="1094"/>
        <w:jc w:val="both"/>
        <w:rPr>
          <w:rFonts w:asciiTheme="majorHAnsi" w:hAnsiTheme="majorHAnsi"/>
        </w:rPr>
      </w:pPr>
    </w:p>
    <w:p w14:paraId="7F158C88" w14:textId="1A86FB3F" w:rsidR="002D165B" w:rsidRPr="000715A9" w:rsidRDefault="002D165B" w:rsidP="002D165B">
      <w:pPr>
        <w:pStyle w:val="BodyText"/>
        <w:ind w:left="360" w:right="1094"/>
        <w:jc w:val="both"/>
        <w:rPr>
          <w:rFonts w:asciiTheme="majorHAnsi" w:hAnsiTheme="majorHAnsi"/>
        </w:rPr>
      </w:pPr>
      <w:r w:rsidRPr="00707A31">
        <w:rPr>
          <w:rFonts w:asciiTheme="majorHAnsi" w:hAnsiTheme="majorHAnsi"/>
        </w:rPr>
        <w:t>This concession will only apply to baggage connections moved within 60 minutes of the originating flight's arrival. Movements performed after 60 minutes will be considered outside the short-connection threshold and charged according to the standard equipment rates as published.</w:t>
      </w:r>
      <w:r w:rsidR="00C013A7">
        <w:rPr>
          <w:rFonts w:asciiTheme="majorHAnsi" w:hAnsiTheme="majorHAnsi"/>
        </w:rPr>
        <w:t xml:space="preserve"> For movement performance exceeding 60 minutes, this service shall not be required unless expressly requested by the Carrier. </w:t>
      </w:r>
    </w:p>
    <w:p w14:paraId="106D90FD" w14:textId="78BD2E8B" w:rsidR="006572F4" w:rsidRPr="000715A9" w:rsidRDefault="006572F4" w:rsidP="009B1DC8">
      <w:pPr>
        <w:pStyle w:val="BodyText"/>
        <w:ind w:left="360" w:right="1094"/>
        <w:jc w:val="both"/>
        <w:rPr>
          <w:rFonts w:asciiTheme="majorHAnsi" w:hAnsiTheme="majorHAnsi"/>
        </w:rPr>
      </w:pPr>
    </w:p>
    <w:p w14:paraId="565FED03" w14:textId="7BDF252D" w:rsidR="006572F4" w:rsidRPr="000715A9" w:rsidRDefault="00C814FF">
      <w:pPr>
        <w:pStyle w:val="ListParagraph"/>
        <w:numPr>
          <w:ilvl w:val="0"/>
          <w:numId w:val="4"/>
        </w:numPr>
        <w:tabs>
          <w:tab w:val="left" w:pos="506"/>
        </w:tabs>
        <w:ind w:left="506" w:hanging="146"/>
        <w:rPr>
          <w:rFonts w:asciiTheme="majorHAnsi" w:hAnsiTheme="majorHAnsi"/>
          <w:b/>
          <w:bCs/>
        </w:rPr>
      </w:pPr>
      <w:r w:rsidRPr="000715A9">
        <w:rPr>
          <w:rFonts w:asciiTheme="majorHAnsi" w:hAnsiTheme="majorHAnsi"/>
          <w:b/>
          <w:bCs/>
        </w:rPr>
        <w:t>Special</w:t>
      </w:r>
      <w:r w:rsidRPr="000715A9">
        <w:rPr>
          <w:rFonts w:asciiTheme="majorHAnsi" w:hAnsiTheme="majorHAnsi"/>
          <w:b/>
          <w:bCs/>
          <w:spacing w:val="-7"/>
        </w:rPr>
        <w:t xml:space="preserve"> </w:t>
      </w:r>
      <w:r w:rsidRPr="000715A9">
        <w:rPr>
          <w:rFonts w:asciiTheme="majorHAnsi" w:hAnsiTheme="majorHAnsi"/>
          <w:b/>
          <w:bCs/>
        </w:rPr>
        <w:t>Concession</w:t>
      </w:r>
      <w:r w:rsidRPr="000715A9">
        <w:rPr>
          <w:rFonts w:asciiTheme="majorHAnsi" w:hAnsiTheme="majorHAnsi"/>
          <w:b/>
          <w:bCs/>
          <w:spacing w:val="-5"/>
        </w:rPr>
        <w:t xml:space="preserve"> </w:t>
      </w:r>
      <w:r w:rsidRPr="000715A9">
        <w:rPr>
          <w:rFonts w:asciiTheme="majorHAnsi" w:hAnsiTheme="majorHAnsi"/>
          <w:b/>
          <w:bCs/>
        </w:rPr>
        <w:t>6:</w:t>
      </w:r>
      <w:r w:rsidRPr="000715A9">
        <w:rPr>
          <w:rFonts w:asciiTheme="majorHAnsi" w:hAnsiTheme="majorHAnsi"/>
          <w:b/>
          <w:bCs/>
          <w:spacing w:val="-6"/>
        </w:rPr>
        <w:t xml:space="preserve"> </w:t>
      </w:r>
      <w:r w:rsidRPr="000715A9">
        <w:rPr>
          <w:rFonts w:asciiTheme="majorHAnsi" w:hAnsiTheme="majorHAnsi"/>
          <w:b/>
          <w:bCs/>
        </w:rPr>
        <w:t>Complimentary</w:t>
      </w:r>
      <w:r w:rsidRPr="000715A9">
        <w:rPr>
          <w:rFonts w:asciiTheme="majorHAnsi" w:hAnsiTheme="majorHAnsi"/>
          <w:b/>
          <w:bCs/>
          <w:spacing w:val="-5"/>
        </w:rPr>
        <w:t xml:space="preserve"> </w:t>
      </w:r>
      <w:r w:rsidRPr="000715A9">
        <w:rPr>
          <w:rFonts w:asciiTheme="majorHAnsi" w:hAnsiTheme="majorHAnsi"/>
          <w:b/>
          <w:bCs/>
        </w:rPr>
        <w:t>Crew</w:t>
      </w:r>
      <w:r w:rsidRPr="000715A9">
        <w:rPr>
          <w:rFonts w:asciiTheme="majorHAnsi" w:hAnsiTheme="majorHAnsi"/>
          <w:b/>
          <w:bCs/>
          <w:spacing w:val="-6"/>
        </w:rPr>
        <w:t xml:space="preserve"> </w:t>
      </w:r>
      <w:r w:rsidRPr="000715A9">
        <w:rPr>
          <w:rFonts w:asciiTheme="majorHAnsi" w:hAnsiTheme="majorHAnsi"/>
          <w:b/>
          <w:bCs/>
        </w:rPr>
        <w:t>Bus</w:t>
      </w:r>
      <w:r w:rsidRPr="000715A9">
        <w:rPr>
          <w:rFonts w:asciiTheme="majorHAnsi" w:hAnsiTheme="majorHAnsi"/>
          <w:b/>
          <w:bCs/>
          <w:spacing w:val="-3"/>
        </w:rPr>
        <w:t xml:space="preserve"> </w:t>
      </w:r>
      <w:r w:rsidRPr="000715A9">
        <w:rPr>
          <w:rFonts w:asciiTheme="majorHAnsi" w:hAnsiTheme="majorHAnsi"/>
          <w:b/>
          <w:bCs/>
          <w:spacing w:val="-2"/>
        </w:rPr>
        <w:t>Service</w:t>
      </w:r>
    </w:p>
    <w:p w14:paraId="39146149" w14:textId="2A0A87CC" w:rsidR="006572F4" w:rsidRPr="000715A9" w:rsidRDefault="00C814FF" w:rsidP="009B1DC8">
      <w:pPr>
        <w:pStyle w:val="BodyText"/>
        <w:spacing w:before="238" w:line="276" w:lineRule="auto"/>
        <w:ind w:left="360" w:right="1183"/>
        <w:jc w:val="both"/>
        <w:rPr>
          <w:rFonts w:asciiTheme="majorHAnsi" w:hAnsiTheme="majorHAnsi"/>
        </w:rPr>
      </w:pP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each</w:t>
      </w:r>
      <w:r w:rsidRPr="000715A9">
        <w:rPr>
          <w:rFonts w:asciiTheme="majorHAnsi" w:hAnsiTheme="majorHAnsi"/>
          <w:spacing w:val="-2"/>
        </w:rPr>
        <w:t xml:space="preserve"> </w:t>
      </w:r>
      <w:r w:rsidRPr="000715A9">
        <w:rPr>
          <w:rFonts w:asciiTheme="majorHAnsi" w:hAnsiTheme="majorHAnsi"/>
        </w:rPr>
        <w:t>scheduled</w:t>
      </w:r>
      <w:r w:rsidRPr="000715A9">
        <w:rPr>
          <w:rFonts w:asciiTheme="majorHAnsi" w:hAnsiTheme="majorHAnsi"/>
          <w:spacing w:val="-3"/>
        </w:rPr>
        <w:t xml:space="preserve"> </w:t>
      </w:r>
      <w:r w:rsidRPr="000715A9">
        <w:rPr>
          <w:rFonts w:asciiTheme="majorHAnsi" w:hAnsiTheme="majorHAnsi"/>
        </w:rPr>
        <w:t>operation</w:t>
      </w:r>
      <w:r w:rsidRPr="000715A9">
        <w:rPr>
          <w:rFonts w:asciiTheme="majorHAnsi" w:hAnsiTheme="majorHAnsi"/>
          <w:spacing w:val="-4"/>
        </w:rPr>
        <w:t xml:space="preserve"> </w:t>
      </w:r>
      <w:r w:rsidRPr="000715A9">
        <w:rPr>
          <w:rFonts w:asciiTheme="majorHAnsi" w:hAnsiTheme="majorHAnsi"/>
        </w:rPr>
        <w:t>under</w:t>
      </w:r>
      <w:r w:rsidRPr="000715A9">
        <w:rPr>
          <w:rFonts w:asciiTheme="majorHAnsi" w:hAnsiTheme="majorHAnsi"/>
          <w:spacing w:val="-3"/>
        </w:rPr>
        <w:t xml:space="preserve"> </w:t>
      </w:r>
      <w:r w:rsidRPr="000715A9">
        <w:rPr>
          <w:rFonts w:asciiTheme="majorHAnsi" w:hAnsiTheme="majorHAnsi"/>
        </w:rPr>
        <w:t>this</w:t>
      </w:r>
      <w:r w:rsidRPr="000715A9">
        <w:rPr>
          <w:rFonts w:asciiTheme="majorHAnsi" w:hAnsiTheme="majorHAnsi"/>
          <w:spacing w:val="-2"/>
        </w:rPr>
        <w:t xml:space="preserve"> </w:t>
      </w:r>
      <w:r w:rsidRPr="000715A9">
        <w:rPr>
          <w:rFonts w:asciiTheme="majorHAnsi" w:hAnsiTheme="majorHAnsi"/>
        </w:rPr>
        <w:t>agreement,</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2"/>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provide one</w:t>
      </w:r>
      <w:r w:rsidRPr="000715A9">
        <w:rPr>
          <w:rFonts w:asciiTheme="majorHAnsi" w:hAnsiTheme="majorHAnsi"/>
          <w:spacing w:val="-2"/>
        </w:rPr>
        <w:t xml:space="preserve"> </w:t>
      </w:r>
      <w:r w:rsidRPr="000715A9">
        <w:rPr>
          <w:rFonts w:asciiTheme="majorHAnsi" w:hAnsiTheme="majorHAnsi"/>
        </w:rPr>
        <w:t>(1)</w:t>
      </w:r>
      <w:r w:rsidRPr="000715A9">
        <w:rPr>
          <w:rFonts w:asciiTheme="majorHAnsi" w:hAnsiTheme="majorHAnsi"/>
          <w:spacing w:val="-2"/>
        </w:rPr>
        <w:t xml:space="preserve"> </w:t>
      </w:r>
      <w:r w:rsidR="0014203C" w:rsidRPr="000715A9">
        <w:rPr>
          <w:rFonts w:asciiTheme="majorHAnsi" w:hAnsiTheme="majorHAnsi"/>
          <w:spacing w:val="-2"/>
        </w:rPr>
        <w:t xml:space="preserve">complimentary free of charge </w:t>
      </w:r>
      <w:r w:rsidRPr="000715A9">
        <w:rPr>
          <w:rFonts w:asciiTheme="majorHAnsi" w:hAnsiTheme="majorHAnsi"/>
          <w:color w:val="000000"/>
        </w:rPr>
        <w:t>crew</w:t>
      </w:r>
      <w:r w:rsidRPr="000715A9">
        <w:rPr>
          <w:rFonts w:asciiTheme="majorHAnsi" w:hAnsiTheme="majorHAnsi"/>
          <w:color w:val="000000"/>
          <w:spacing w:val="-3"/>
        </w:rPr>
        <w:t xml:space="preserve"> </w:t>
      </w:r>
      <w:r w:rsidRPr="000715A9">
        <w:rPr>
          <w:rFonts w:asciiTheme="majorHAnsi" w:hAnsiTheme="majorHAnsi"/>
          <w:color w:val="000000"/>
        </w:rPr>
        <w:t>transfer</w:t>
      </w:r>
      <w:r w:rsidR="0014203C" w:rsidRPr="000715A9">
        <w:rPr>
          <w:rFonts w:asciiTheme="majorHAnsi" w:hAnsiTheme="majorHAnsi"/>
          <w:color w:val="000000"/>
        </w:rPr>
        <w:t>.</w:t>
      </w:r>
      <w:r w:rsidRPr="000715A9">
        <w:rPr>
          <w:rFonts w:asciiTheme="majorHAnsi" w:hAnsiTheme="majorHAnsi"/>
          <w:color w:val="000000"/>
          <w:spacing w:val="-2"/>
        </w:rPr>
        <w:t xml:space="preserve"> </w:t>
      </w:r>
      <w:r w:rsidRPr="000715A9">
        <w:rPr>
          <w:rFonts w:asciiTheme="majorHAnsi" w:hAnsiTheme="majorHAnsi"/>
          <w:color w:val="000000"/>
        </w:rPr>
        <w:t>This service will be offered per turnaround and limited to the crew associated with the corresponding flight.</w:t>
      </w:r>
    </w:p>
    <w:p w14:paraId="3213632A" w14:textId="47AEB58E" w:rsidR="0014203C" w:rsidRPr="000715A9" w:rsidRDefault="00C814FF">
      <w:pPr>
        <w:pStyle w:val="ListParagraph"/>
        <w:numPr>
          <w:ilvl w:val="0"/>
          <w:numId w:val="4"/>
        </w:numPr>
        <w:tabs>
          <w:tab w:val="left" w:pos="504"/>
        </w:tabs>
        <w:spacing w:before="199" w:line="276" w:lineRule="auto"/>
        <w:ind w:left="359" w:right="1622" w:firstLine="0"/>
        <w:rPr>
          <w:rFonts w:asciiTheme="majorHAnsi" w:hAnsiTheme="majorHAnsi"/>
          <w:b/>
          <w:bCs/>
        </w:rPr>
      </w:pPr>
      <w:r w:rsidRPr="000715A9">
        <w:rPr>
          <w:rFonts w:asciiTheme="majorHAnsi" w:hAnsiTheme="majorHAnsi"/>
          <w:b/>
          <w:bCs/>
        </w:rPr>
        <w:t xml:space="preserve">Special Concession 7: </w:t>
      </w:r>
    </w:p>
    <w:p w14:paraId="339DA585" w14:textId="7108590D" w:rsidR="006572F4" w:rsidRPr="000715A9" w:rsidRDefault="00C814FF" w:rsidP="009B1DC8">
      <w:pPr>
        <w:pStyle w:val="ListParagraph"/>
        <w:tabs>
          <w:tab w:val="left" w:pos="504"/>
        </w:tabs>
        <w:spacing w:before="199" w:line="276" w:lineRule="auto"/>
        <w:ind w:left="359" w:right="1622" w:firstLine="0"/>
        <w:jc w:val="both"/>
        <w:rPr>
          <w:rFonts w:asciiTheme="majorHAnsi" w:hAnsiTheme="majorHAnsi"/>
        </w:rPr>
      </w:pPr>
      <w:r w:rsidRPr="000715A9">
        <w:rPr>
          <w:rFonts w:asciiTheme="majorHAnsi" w:hAnsiTheme="majorHAnsi"/>
        </w:rPr>
        <w:lastRenderedPageBreak/>
        <w:t>Type 2 Cabin Cleaning Service – Fixed Rate (737-MAX 8 Only) 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2"/>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provide</w:t>
      </w:r>
      <w:r w:rsidRPr="000715A9">
        <w:rPr>
          <w:rFonts w:asciiTheme="majorHAnsi" w:hAnsiTheme="majorHAnsi"/>
          <w:spacing w:val="-3"/>
        </w:rPr>
        <w:t xml:space="preserve"> </w:t>
      </w:r>
      <w:r w:rsidRPr="000715A9">
        <w:rPr>
          <w:rFonts w:asciiTheme="majorHAnsi" w:hAnsiTheme="majorHAnsi"/>
        </w:rPr>
        <w:t>Type</w:t>
      </w:r>
      <w:r w:rsidRPr="000715A9">
        <w:rPr>
          <w:rFonts w:asciiTheme="majorHAnsi" w:hAnsiTheme="majorHAnsi"/>
          <w:spacing w:val="-3"/>
        </w:rPr>
        <w:t xml:space="preserve"> </w:t>
      </w:r>
      <w:r w:rsidRPr="000715A9">
        <w:rPr>
          <w:rFonts w:asciiTheme="majorHAnsi" w:hAnsiTheme="majorHAnsi"/>
        </w:rPr>
        <w:t>2</w:t>
      </w:r>
      <w:r w:rsidRPr="000715A9">
        <w:rPr>
          <w:rFonts w:asciiTheme="majorHAnsi" w:hAnsiTheme="majorHAnsi"/>
          <w:spacing w:val="-5"/>
        </w:rPr>
        <w:t xml:space="preserve"> </w:t>
      </w:r>
      <w:r w:rsidRPr="000715A9">
        <w:rPr>
          <w:rFonts w:asciiTheme="majorHAnsi" w:hAnsiTheme="majorHAnsi"/>
        </w:rPr>
        <w:t>Cabin</w:t>
      </w:r>
      <w:r w:rsidRPr="000715A9">
        <w:rPr>
          <w:rFonts w:asciiTheme="majorHAnsi" w:hAnsiTheme="majorHAnsi"/>
          <w:spacing w:val="-4"/>
        </w:rPr>
        <w:t xml:space="preserve"> </w:t>
      </w:r>
      <w:r w:rsidRPr="000715A9">
        <w:rPr>
          <w:rFonts w:asciiTheme="majorHAnsi" w:hAnsiTheme="majorHAnsi"/>
        </w:rPr>
        <w:t>Cleaning</w:t>
      </w:r>
      <w:r w:rsidRPr="000715A9">
        <w:rPr>
          <w:rFonts w:asciiTheme="majorHAnsi" w:hAnsiTheme="majorHAnsi"/>
          <w:spacing w:val="-2"/>
        </w:rPr>
        <w:t xml:space="preserve"> </w:t>
      </w:r>
      <w:r w:rsidRPr="000715A9">
        <w:rPr>
          <w:rFonts w:asciiTheme="majorHAnsi" w:hAnsiTheme="majorHAnsi"/>
        </w:rPr>
        <w:t>Service</w:t>
      </w:r>
      <w:r w:rsidRPr="000715A9">
        <w:rPr>
          <w:rFonts w:asciiTheme="majorHAnsi" w:hAnsiTheme="majorHAnsi"/>
          <w:spacing w:val="-3"/>
        </w:rPr>
        <w:t xml:space="preserve"> </w:t>
      </w:r>
      <w:r w:rsidRPr="000715A9">
        <w:rPr>
          <w:rFonts w:asciiTheme="majorHAnsi" w:hAnsiTheme="majorHAnsi"/>
        </w:rPr>
        <w:t>at</w:t>
      </w:r>
      <w:r w:rsidRPr="000715A9">
        <w:rPr>
          <w:rFonts w:asciiTheme="majorHAnsi" w:hAnsiTheme="majorHAnsi"/>
          <w:spacing w:val="-5"/>
        </w:rPr>
        <w:t xml:space="preserve"> </w:t>
      </w:r>
      <w:r w:rsidRPr="000715A9">
        <w:rPr>
          <w:rFonts w:asciiTheme="majorHAnsi" w:hAnsiTheme="majorHAnsi"/>
        </w:rPr>
        <w:t>a</w:t>
      </w:r>
      <w:r w:rsidRPr="000715A9">
        <w:rPr>
          <w:rFonts w:asciiTheme="majorHAnsi" w:hAnsiTheme="majorHAnsi"/>
          <w:spacing w:val="-3"/>
        </w:rPr>
        <w:t xml:space="preserve"> </w:t>
      </w:r>
      <w:r w:rsidRPr="000715A9">
        <w:rPr>
          <w:rFonts w:asciiTheme="majorHAnsi" w:hAnsiTheme="majorHAnsi"/>
        </w:rPr>
        <w:t>flat</w:t>
      </w:r>
      <w:r w:rsidRPr="000715A9">
        <w:rPr>
          <w:rFonts w:asciiTheme="majorHAnsi" w:hAnsiTheme="majorHAnsi"/>
          <w:spacing w:val="-3"/>
        </w:rPr>
        <w:t xml:space="preserve"> </w:t>
      </w:r>
      <w:r w:rsidRPr="000715A9">
        <w:rPr>
          <w:rFonts w:asciiTheme="majorHAnsi" w:hAnsiTheme="majorHAnsi"/>
        </w:rPr>
        <w:t>rate</w:t>
      </w:r>
      <w:r w:rsidRPr="000715A9">
        <w:rPr>
          <w:rFonts w:asciiTheme="majorHAnsi" w:hAnsiTheme="majorHAnsi"/>
          <w:spacing w:val="-3"/>
        </w:rPr>
        <w:t xml:space="preserve"> </w:t>
      </w:r>
      <w:r w:rsidRPr="000715A9">
        <w:rPr>
          <w:rFonts w:asciiTheme="majorHAnsi" w:hAnsiTheme="majorHAnsi"/>
        </w:rPr>
        <w:t>of</w:t>
      </w:r>
      <w:r w:rsidRPr="000715A9">
        <w:rPr>
          <w:rFonts w:asciiTheme="majorHAnsi" w:hAnsiTheme="majorHAnsi"/>
          <w:spacing w:val="-3"/>
        </w:rPr>
        <w:t xml:space="preserve"> </w:t>
      </w:r>
      <w:r w:rsidRPr="000715A9">
        <w:rPr>
          <w:rFonts w:asciiTheme="majorHAnsi" w:hAnsiTheme="majorHAnsi"/>
        </w:rPr>
        <w:t>USD$85.00</w:t>
      </w:r>
      <w:r w:rsidRPr="000715A9">
        <w:rPr>
          <w:rFonts w:asciiTheme="majorHAnsi" w:hAnsiTheme="majorHAnsi"/>
          <w:spacing w:val="-5"/>
        </w:rPr>
        <w:t xml:space="preserve"> </w:t>
      </w:r>
      <w:r w:rsidRPr="000715A9">
        <w:rPr>
          <w:rFonts w:asciiTheme="majorHAnsi" w:hAnsiTheme="majorHAnsi"/>
        </w:rPr>
        <w:t>per</w:t>
      </w:r>
      <w:r w:rsidRPr="000715A9">
        <w:rPr>
          <w:rFonts w:asciiTheme="majorHAnsi" w:hAnsiTheme="majorHAnsi"/>
          <w:spacing w:val="-5"/>
        </w:rPr>
        <w:t xml:space="preserve"> </w:t>
      </w:r>
      <w:r w:rsidRPr="000715A9">
        <w:rPr>
          <w:rFonts w:asciiTheme="majorHAnsi" w:hAnsiTheme="majorHAnsi"/>
        </w:rPr>
        <w:t>service,</w:t>
      </w:r>
      <w:r w:rsidRPr="000715A9">
        <w:rPr>
          <w:rFonts w:asciiTheme="majorHAnsi" w:hAnsiTheme="majorHAnsi"/>
          <w:spacing w:val="-5"/>
        </w:rPr>
        <w:t xml:space="preserve"> </w:t>
      </w:r>
      <w:r w:rsidRPr="000715A9">
        <w:rPr>
          <w:rFonts w:asciiTheme="majorHAnsi" w:hAnsiTheme="majorHAnsi"/>
        </w:rPr>
        <w:t>exclusively</w:t>
      </w:r>
      <w:r w:rsidRPr="000715A9">
        <w:rPr>
          <w:rFonts w:asciiTheme="majorHAnsi" w:hAnsiTheme="majorHAnsi"/>
          <w:spacing w:val="-6"/>
        </w:rPr>
        <w:t xml:space="preserve"> </w:t>
      </w:r>
      <w:r w:rsidRPr="000715A9">
        <w:rPr>
          <w:rFonts w:asciiTheme="majorHAnsi" w:hAnsiTheme="majorHAnsi"/>
        </w:rPr>
        <w:t>for</w:t>
      </w:r>
      <w:r w:rsidRPr="000715A9">
        <w:rPr>
          <w:rFonts w:asciiTheme="majorHAnsi" w:hAnsiTheme="majorHAnsi"/>
          <w:spacing w:val="-5"/>
        </w:rPr>
        <w:t xml:space="preserve"> </w:t>
      </w:r>
      <w:r w:rsidRPr="000715A9">
        <w:rPr>
          <w:rFonts w:asciiTheme="majorHAnsi" w:hAnsiTheme="majorHAnsi"/>
        </w:rPr>
        <w:t>operations</w:t>
      </w:r>
      <w:r w:rsidRPr="000715A9">
        <w:rPr>
          <w:rFonts w:asciiTheme="majorHAnsi" w:hAnsiTheme="majorHAnsi"/>
          <w:spacing w:val="-4"/>
        </w:rPr>
        <w:t xml:space="preserve"> </w:t>
      </w:r>
      <w:r w:rsidRPr="000715A9">
        <w:rPr>
          <w:rFonts w:asciiTheme="majorHAnsi" w:hAnsiTheme="majorHAnsi"/>
        </w:rPr>
        <w:t>performed</w:t>
      </w:r>
      <w:r w:rsidRPr="000715A9">
        <w:rPr>
          <w:rFonts w:asciiTheme="majorHAnsi" w:hAnsiTheme="majorHAnsi"/>
          <w:spacing w:val="-5"/>
        </w:rPr>
        <w:t xml:space="preserve"> </w:t>
      </w:r>
      <w:r w:rsidRPr="000715A9">
        <w:rPr>
          <w:rFonts w:asciiTheme="majorHAnsi" w:hAnsiTheme="majorHAnsi"/>
        </w:rPr>
        <w:t>with</w:t>
      </w:r>
      <w:r w:rsidRPr="000715A9">
        <w:rPr>
          <w:rFonts w:asciiTheme="majorHAnsi" w:hAnsiTheme="majorHAnsi"/>
          <w:spacing w:val="-4"/>
        </w:rPr>
        <w:t xml:space="preserve"> </w:t>
      </w:r>
      <w:r w:rsidRPr="000715A9">
        <w:rPr>
          <w:rFonts w:asciiTheme="majorHAnsi" w:hAnsiTheme="majorHAnsi"/>
        </w:rPr>
        <w:t>737-MAX</w:t>
      </w:r>
      <w:r w:rsidRPr="000715A9">
        <w:rPr>
          <w:rFonts w:asciiTheme="majorHAnsi" w:hAnsiTheme="majorHAnsi"/>
          <w:spacing w:val="-4"/>
        </w:rPr>
        <w:t xml:space="preserve"> </w:t>
      </w:r>
      <w:r w:rsidRPr="000715A9">
        <w:rPr>
          <w:rFonts w:asciiTheme="majorHAnsi" w:hAnsiTheme="majorHAnsi"/>
        </w:rPr>
        <w:t>8</w:t>
      </w:r>
      <w:r w:rsidRPr="000715A9">
        <w:rPr>
          <w:rFonts w:asciiTheme="majorHAnsi" w:hAnsiTheme="majorHAnsi"/>
          <w:spacing w:val="-5"/>
        </w:rPr>
        <w:t xml:space="preserve"> </w:t>
      </w:r>
      <w:r w:rsidRPr="000715A9">
        <w:rPr>
          <w:rFonts w:asciiTheme="majorHAnsi" w:hAnsiTheme="majorHAnsi"/>
        </w:rPr>
        <w:t>aircraft.</w:t>
      </w:r>
      <w:r w:rsidRPr="000715A9">
        <w:rPr>
          <w:rFonts w:asciiTheme="majorHAnsi" w:hAnsiTheme="majorHAnsi"/>
          <w:spacing w:val="-6"/>
        </w:rPr>
        <w:t xml:space="preserve"> </w:t>
      </w:r>
      <w:r w:rsidRPr="000715A9">
        <w:rPr>
          <w:rFonts w:asciiTheme="majorHAnsi" w:hAnsiTheme="majorHAnsi"/>
        </w:rPr>
        <w:t>This</w:t>
      </w:r>
      <w:r w:rsidRPr="000715A9">
        <w:rPr>
          <w:rFonts w:asciiTheme="majorHAnsi" w:hAnsiTheme="majorHAnsi"/>
          <w:spacing w:val="-4"/>
        </w:rPr>
        <w:t xml:space="preserve"> rate</w:t>
      </w:r>
    </w:p>
    <w:p w14:paraId="41E3BCAD" w14:textId="77777777" w:rsidR="006572F4" w:rsidRPr="000715A9" w:rsidRDefault="006572F4" w:rsidP="009B1DC8">
      <w:pPr>
        <w:pStyle w:val="BodyText"/>
        <w:spacing w:line="258" w:lineRule="exact"/>
        <w:jc w:val="both"/>
        <w:rPr>
          <w:rFonts w:asciiTheme="majorHAnsi" w:hAnsiTheme="majorHAnsi"/>
        </w:rPr>
        <w:sectPr w:rsidR="006572F4" w:rsidRPr="000715A9">
          <w:pgSz w:w="12240" w:h="15840"/>
          <w:pgMar w:top="1360" w:right="720" w:bottom="280" w:left="1440" w:header="720" w:footer="720" w:gutter="0"/>
          <w:cols w:space="720"/>
        </w:sectPr>
      </w:pPr>
    </w:p>
    <w:p w14:paraId="2EAE57B9" w14:textId="65307E8D" w:rsidR="00707A31" w:rsidRDefault="00C814FF">
      <w:pPr>
        <w:pStyle w:val="BodyText"/>
        <w:spacing w:before="82" w:line="276" w:lineRule="auto"/>
        <w:ind w:left="360" w:right="1069"/>
        <w:jc w:val="both"/>
        <w:rPr>
          <w:rFonts w:asciiTheme="majorHAnsi" w:hAnsiTheme="majorHAnsi"/>
        </w:rPr>
      </w:pPr>
      <w:r w:rsidRPr="000715A9">
        <w:rPr>
          <w:rFonts w:asciiTheme="majorHAnsi" w:hAnsiTheme="majorHAnsi"/>
        </w:rPr>
        <w:lastRenderedPageBreak/>
        <w:t>replaces</w:t>
      </w:r>
      <w:r w:rsidRPr="000715A9">
        <w:rPr>
          <w:rFonts w:asciiTheme="majorHAnsi" w:hAnsiTheme="majorHAnsi"/>
          <w:spacing w:val="-2"/>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corresponding</w:t>
      </w:r>
      <w:r w:rsidRPr="000715A9">
        <w:rPr>
          <w:rFonts w:asciiTheme="majorHAnsi" w:hAnsiTheme="majorHAnsi"/>
          <w:spacing w:val="-2"/>
        </w:rPr>
        <w:t xml:space="preserve"> </w:t>
      </w:r>
      <w:r w:rsidRPr="000715A9">
        <w:rPr>
          <w:rFonts w:asciiTheme="majorHAnsi" w:hAnsiTheme="majorHAnsi"/>
        </w:rPr>
        <w:t>standard</w:t>
      </w:r>
      <w:r w:rsidRPr="000715A9">
        <w:rPr>
          <w:rFonts w:asciiTheme="majorHAnsi" w:hAnsiTheme="majorHAnsi"/>
          <w:spacing w:val="-3"/>
        </w:rPr>
        <w:t xml:space="preserve"> </w:t>
      </w:r>
      <w:r w:rsidRPr="000715A9">
        <w:rPr>
          <w:rFonts w:asciiTheme="majorHAnsi" w:hAnsiTheme="majorHAnsi"/>
        </w:rPr>
        <w:t>fee</w:t>
      </w:r>
      <w:r w:rsidRPr="000715A9">
        <w:rPr>
          <w:rFonts w:asciiTheme="majorHAnsi" w:hAnsiTheme="majorHAnsi"/>
          <w:spacing w:val="-3"/>
        </w:rPr>
        <w:t xml:space="preserve"> </w:t>
      </w:r>
      <w:r w:rsidRPr="000715A9">
        <w:rPr>
          <w:rFonts w:asciiTheme="majorHAnsi" w:hAnsiTheme="majorHAnsi"/>
        </w:rPr>
        <w:t>listed</w:t>
      </w:r>
      <w:r w:rsidRPr="000715A9">
        <w:rPr>
          <w:rFonts w:asciiTheme="majorHAnsi" w:hAnsiTheme="majorHAnsi"/>
          <w:spacing w:val="-3"/>
        </w:rPr>
        <w:t xml:space="preserve"> </w:t>
      </w:r>
      <w:r w:rsidRPr="000715A9">
        <w:rPr>
          <w:rFonts w:asciiTheme="majorHAnsi" w:hAnsiTheme="majorHAnsi"/>
        </w:rPr>
        <w:t>in</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Ramp</w:t>
      </w:r>
      <w:r w:rsidRPr="000715A9">
        <w:rPr>
          <w:rFonts w:asciiTheme="majorHAnsi" w:hAnsiTheme="majorHAnsi"/>
          <w:spacing w:val="-3"/>
        </w:rPr>
        <w:t xml:space="preserve"> </w:t>
      </w:r>
      <w:r w:rsidRPr="000715A9">
        <w:rPr>
          <w:rFonts w:asciiTheme="majorHAnsi" w:hAnsiTheme="majorHAnsi"/>
        </w:rPr>
        <w:t>Services</w:t>
      </w:r>
      <w:r w:rsidRPr="000715A9">
        <w:rPr>
          <w:rFonts w:asciiTheme="majorHAnsi" w:hAnsiTheme="majorHAnsi"/>
          <w:spacing w:val="-2"/>
        </w:rPr>
        <w:t xml:space="preserve"> </w:t>
      </w:r>
      <w:r w:rsidRPr="000715A9">
        <w:rPr>
          <w:rFonts w:asciiTheme="majorHAnsi" w:hAnsiTheme="majorHAnsi"/>
        </w:rPr>
        <w:t>Tariff</w:t>
      </w:r>
      <w:r w:rsidRPr="000715A9">
        <w:rPr>
          <w:rFonts w:asciiTheme="majorHAnsi" w:hAnsiTheme="majorHAnsi"/>
          <w:spacing w:val="-5"/>
        </w:rPr>
        <w:t xml:space="preserve"> </w:t>
      </w:r>
      <w:r w:rsidRPr="000715A9">
        <w:rPr>
          <w:rFonts w:asciiTheme="majorHAnsi" w:hAnsiTheme="majorHAnsi"/>
        </w:rPr>
        <w:t>for</w:t>
      </w:r>
      <w:r w:rsidRPr="000715A9">
        <w:rPr>
          <w:rFonts w:asciiTheme="majorHAnsi" w:hAnsiTheme="majorHAnsi"/>
          <w:spacing w:val="-6"/>
        </w:rPr>
        <w:t xml:space="preserve"> </w:t>
      </w:r>
      <w:r w:rsidRPr="000715A9">
        <w:rPr>
          <w:rFonts w:asciiTheme="majorHAnsi" w:hAnsiTheme="majorHAnsi"/>
        </w:rPr>
        <w:t>Punta</w:t>
      </w:r>
      <w:r w:rsidRPr="000715A9">
        <w:rPr>
          <w:rFonts w:asciiTheme="majorHAnsi" w:hAnsiTheme="majorHAnsi"/>
          <w:spacing w:val="-3"/>
        </w:rPr>
        <w:t xml:space="preserve"> </w:t>
      </w:r>
      <w:r w:rsidRPr="000715A9">
        <w:rPr>
          <w:rFonts w:asciiTheme="majorHAnsi" w:hAnsiTheme="majorHAnsi"/>
        </w:rPr>
        <w:t>Cana and applies solely to flights covered under this agreement.</w:t>
      </w:r>
    </w:p>
    <w:p w14:paraId="13481363" w14:textId="77777777" w:rsidR="002D165B" w:rsidRPr="00707A31" w:rsidRDefault="002D165B" w:rsidP="002D165B">
      <w:pPr>
        <w:pStyle w:val="BodyText"/>
        <w:spacing w:before="82" w:line="276" w:lineRule="auto"/>
        <w:ind w:left="360" w:right="1069"/>
        <w:jc w:val="both"/>
        <w:rPr>
          <w:rFonts w:asciiTheme="majorHAnsi" w:hAnsiTheme="majorHAnsi"/>
        </w:rPr>
      </w:pPr>
      <w:r w:rsidRPr="00707A31">
        <w:rPr>
          <w:rFonts w:asciiTheme="majorHAnsi" w:hAnsiTheme="majorHAnsi"/>
        </w:rPr>
        <w:t>To ensure feasibility within operational constraints, the following conditions will apply:</w:t>
      </w:r>
    </w:p>
    <w:p w14:paraId="4F1C7A2E" w14:textId="77777777" w:rsidR="002D165B" w:rsidRPr="00707A31" w:rsidRDefault="002D165B" w:rsidP="002D165B">
      <w:pPr>
        <w:pStyle w:val="BodyText"/>
        <w:numPr>
          <w:ilvl w:val="0"/>
          <w:numId w:val="10"/>
        </w:numPr>
        <w:spacing w:before="82" w:line="276" w:lineRule="auto"/>
        <w:ind w:right="1069"/>
        <w:jc w:val="both"/>
        <w:rPr>
          <w:rFonts w:asciiTheme="majorHAnsi" w:hAnsiTheme="majorHAnsi"/>
        </w:rPr>
      </w:pPr>
      <w:r w:rsidRPr="00707A31">
        <w:rPr>
          <w:rFonts w:asciiTheme="majorHAnsi" w:hAnsiTheme="majorHAnsi"/>
        </w:rPr>
        <w:t xml:space="preserve">For turnaround operations with a scheduled ground time of 70 minutes or less, the applicable service will default to Type 1 cleaning, given that Type 2 procedures (e.g., vacuuming) cannot be completed within </w:t>
      </w:r>
      <w:proofErr w:type="spellStart"/>
      <w:r w:rsidRPr="00707A31">
        <w:rPr>
          <w:rFonts w:asciiTheme="majorHAnsi" w:hAnsiTheme="majorHAnsi"/>
        </w:rPr>
        <w:t>Arajet’s</w:t>
      </w:r>
      <w:proofErr w:type="spellEnd"/>
      <w:r w:rsidRPr="00707A31">
        <w:rPr>
          <w:rFonts w:asciiTheme="majorHAnsi" w:hAnsiTheme="majorHAnsi"/>
        </w:rPr>
        <w:t xml:space="preserve"> defined 12-minute cabin servicing window.</w:t>
      </w:r>
    </w:p>
    <w:p w14:paraId="12881FEA" w14:textId="77777777" w:rsidR="002D165B" w:rsidRPr="00707A31" w:rsidRDefault="002D165B" w:rsidP="002D165B">
      <w:pPr>
        <w:pStyle w:val="BodyText"/>
        <w:numPr>
          <w:ilvl w:val="0"/>
          <w:numId w:val="10"/>
        </w:numPr>
        <w:spacing w:before="82" w:line="276" w:lineRule="auto"/>
        <w:ind w:right="1069"/>
        <w:jc w:val="both"/>
        <w:rPr>
          <w:rFonts w:asciiTheme="majorHAnsi" w:hAnsiTheme="majorHAnsi"/>
        </w:rPr>
      </w:pPr>
      <w:r w:rsidRPr="00707A31">
        <w:rPr>
          <w:rFonts w:asciiTheme="majorHAnsi" w:hAnsiTheme="majorHAnsi"/>
        </w:rPr>
        <w:t>Type 2 cleaning will only be offered for operations with a scheduled ground time exceeding 70 minutes, allowing sufficient time for execution without impacting the turnaround schedule.</w:t>
      </w:r>
    </w:p>
    <w:p w14:paraId="0B3D0863" w14:textId="77777777" w:rsidR="002D165B" w:rsidRPr="00707A31" w:rsidRDefault="002D165B" w:rsidP="002D165B">
      <w:pPr>
        <w:pStyle w:val="BodyText"/>
        <w:spacing w:before="82" w:line="276" w:lineRule="auto"/>
        <w:ind w:left="360" w:right="1069"/>
        <w:jc w:val="both"/>
        <w:rPr>
          <w:rFonts w:asciiTheme="majorHAnsi" w:hAnsiTheme="majorHAnsi"/>
        </w:rPr>
      </w:pPr>
    </w:p>
    <w:p w14:paraId="49AB6165" w14:textId="3F77702B" w:rsidR="002D165B" w:rsidRPr="000715A9" w:rsidRDefault="002D165B" w:rsidP="002D165B">
      <w:pPr>
        <w:pStyle w:val="BodyText"/>
        <w:spacing w:before="82" w:line="276" w:lineRule="auto"/>
        <w:ind w:left="360" w:right="1069"/>
        <w:jc w:val="both"/>
        <w:rPr>
          <w:rFonts w:asciiTheme="majorHAnsi" w:hAnsiTheme="majorHAnsi"/>
        </w:rPr>
      </w:pPr>
      <w:r>
        <w:rPr>
          <w:rFonts w:asciiTheme="majorHAnsi" w:hAnsiTheme="majorHAnsi"/>
        </w:rPr>
        <w:t>-</w:t>
      </w:r>
      <w:r w:rsidRPr="00707A31">
        <w:rPr>
          <w:rFonts w:asciiTheme="majorHAnsi" w:hAnsiTheme="majorHAnsi"/>
        </w:rPr>
        <w:t>No use of Ground Power Unit (GPU) will be included or assumed under this cleaning service unless separately requested and billed.</w:t>
      </w:r>
      <w:r>
        <w:rPr>
          <w:rFonts w:asciiTheme="majorHAnsi" w:hAnsiTheme="majorHAnsi"/>
        </w:rPr>
        <w:t xml:space="preserve"> </w:t>
      </w:r>
      <w:r w:rsidRPr="00707A31">
        <w:rPr>
          <w:rFonts w:asciiTheme="majorHAnsi" w:hAnsiTheme="majorHAnsi"/>
        </w:rPr>
        <w:t>Should the Carrier require Type 2 cleaning for shorter turns, a review and potential rate adjustment may be considered depending on GPU usage, time constraints, or alternative procedures agreed upon by both parties.</w:t>
      </w:r>
    </w:p>
    <w:p w14:paraId="5D18E624" w14:textId="098FEDE6" w:rsidR="006572F4" w:rsidRPr="000715A9" w:rsidRDefault="0014203C" w:rsidP="000715A9">
      <w:pPr>
        <w:pStyle w:val="ListParagraph"/>
        <w:numPr>
          <w:ilvl w:val="0"/>
          <w:numId w:val="4"/>
        </w:numPr>
        <w:tabs>
          <w:tab w:val="left" w:pos="505"/>
        </w:tabs>
        <w:ind w:left="505"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9"/>
        </w:rPr>
        <w:t xml:space="preserve"> </w:t>
      </w:r>
      <w:r w:rsidRPr="000715A9">
        <w:rPr>
          <w:rFonts w:asciiTheme="majorHAnsi" w:hAnsiTheme="majorHAnsi"/>
          <w:b/>
          <w:bCs/>
        </w:rPr>
        <w:t>Concession</w:t>
      </w:r>
      <w:r w:rsidRPr="000715A9">
        <w:rPr>
          <w:rFonts w:asciiTheme="majorHAnsi" w:hAnsiTheme="majorHAnsi"/>
          <w:b/>
          <w:bCs/>
          <w:spacing w:val="-5"/>
        </w:rPr>
        <w:t xml:space="preserve"> </w:t>
      </w:r>
      <w:r w:rsidR="000809A8">
        <w:rPr>
          <w:rFonts w:asciiTheme="majorHAnsi" w:hAnsiTheme="majorHAnsi"/>
          <w:b/>
          <w:bCs/>
        </w:rPr>
        <w:t>8</w:t>
      </w:r>
      <w:r w:rsidRPr="000715A9">
        <w:rPr>
          <w:rFonts w:asciiTheme="majorHAnsi" w:hAnsiTheme="majorHAnsi"/>
          <w:b/>
          <w:bCs/>
        </w:rPr>
        <w:t>:</w:t>
      </w:r>
      <w:r w:rsidRPr="000715A9">
        <w:rPr>
          <w:rFonts w:asciiTheme="majorHAnsi" w:hAnsiTheme="majorHAnsi"/>
          <w:b/>
          <w:bCs/>
          <w:spacing w:val="-5"/>
        </w:rPr>
        <w:t xml:space="preserve"> </w:t>
      </w:r>
      <w:r w:rsidRPr="000715A9">
        <w:rPr>
          <w:rFonts w:asciiTheme="majorHAnsi" w:hAnsiTheme="majorHAnsi"/>
          <w:b/>
          <w:bCs/>
          <w:noProof/>
        </w:rPr>
        <mc:AlternateContent>
          <mc:Choice Requires="wps">
            <w:drawing>
              <wp:anchor distT="0" distB="0" distL="0" distR="0" simplePos="0" relativeHeight="251667968" behindDoc="0" locked="0" layoutInCell="1" allowOverlap="1" wp14:anchorId="43B50E8A" wp14:editId="64709DD6">
                <wp:simplePos x="0" y="0"/>
                <wp:positionH relativeFrom="page">
                  <wp:posOffset>11458575</wp:posOffset>
                </wp:positionH>
                <wp:positionV relativeFrom="page">
                  <wp:posOffset>1964055</wp:posOffset>
                </wp:positionV>
                <wp:extent cx="2333625" cy="198437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625" cy="19843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6DEEE2F1" w14:textId="77777777" w:rsidR="006572F4" w:rsidRDefault="00C814FF">
                            <w:pPr>
                              <w:spacing w:before="90"/>
                              <w:ind w:left="40"/>
                              <w:rPr>
                                <w:rFonts w:ascii="Arial"/>
                                <w:b/>
                                <w:i/>
                                <w:color w:val="000000"/>
                                <w:sz w:val="16"/>
                              </w:rPr>
                            </w:pPr>
                            <w:r>
                              <w:rPr>
                                <w:rFonts w:ascii="Arial"/>
                                <w:b/>
                                <w:i/>
                                <w:color w:val="000000"/>
                                <w:sz w:val="16"/>
                              </w:rPr>
                              <w:t xml:space="preserve">Carlos Andres Quintero </w:t>
                            </w:r>
                            <w:r>
                              <w:rPr>
                                <w:rFonts w:ascii="Arial"/>
                                <w:b/>
                                <w:i/>
                                <w:color w:val="000000"/>
                                <w:spacing w:val="-2"/>
                                <w:sz w:val="16"/>
                              </w:rPr>
                              <w:t>Suarez</w:t>
                            </w:r>
                          </w:p>
                          <w:p w14:paraId="00853369" w14:textId="77777777" w:rsidR="006572F4" w:rsidRDefault="00C814FF">
                            <w:pPr>
                              <w:spacing w:before="16"/>
                              <w:ind w:left="40"/>
                              <w:rPr>
                                <w:rFonts w:ascii="Arial"/>
                                <w:i/>
                                <w:color w:val="000000"/>
                                <w:sz w:val="16"/>
                              </w:rPr>
                            </w:pPr>
                            <w:r>
                              <w:rPr>
                                <w:rFonts w:ascii="Arial"/>
                                <w:i/>
                                <w:color w:val="000000"/>
                                <w:sz w:val="16"/>
                              </w:rPr>
                              <w:t xml:space="preserve">2025-06-06 </w:t>
                            </w:r>
                            <w:r>
                              <w:rPr>
                                <w:rFonts w:ascii="Arial"/>
                                <w:i/>
                                <w:color w:val="000000"/>
                                <w:spacing w:val="-2"/>
                                <w:sz w:val="16"/>
                              </w:rPr>
                              <w:t>14:56:33</w:t>
                            </w:r>
                          </w:p>
                          <w:p w14:paraId="1112005D" w14:textId="77777777" w:rsidR="006572F4" w:rsidRDefault="00C814FF">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AA4B29E" w14:textId="77777777" w:rsidR="006572F4" w:rsidRDefault="00C814FF">
                            <w:pPr>
                              <w:spacing w:before="10"/>
                              <w:ind w:left="40"/>
                              <w:rPr>
                                <w:rFonts w:ascii="Arial MT"/>
                                <w:color w:val="000000"/>
                                <w:sz w:val="20"/>
                              </w:rPr>
                            </w:pPr>
                            <w:r>
                              <w:rPr>
                                <w:rFonts w:ascii="Arial MT"/>
                                <w:color w:val="000000"/>
                                <w:sz w:val="20"/>
                              </w:rPr>
                              <w:t xml:space="preserve">1. Reduction: From $150 to </w:t>
                            </w:r>
                            <w:r>
                              <w:rPr>
                                <w:rFonts w:ascii="Arial MT"/>
                                <w:color w:val="000000"/>
                                <w:spacing w:val="-4"/>
                                <w:sz w:val="20"/>
                              </w:rPr>
                              <w:t>$105</w:t>
                            </w:r>
                          </w:p>
                          <w:p w14:paraId="1B656401" w14:textId="77777777" w:rsidR="006572F4" w:rsidRDefault="00C814FF">
                            <w:pPr>
                              <w:spacing w:before="10"/>
                              <w:ind w:left="40"/>
                              <w:rPr>
                                <w:rFonts w:ascii="Arial MT"/>
                                <w:color w:val="000000"/>
                                <w:sz w:val="20"/>
                              </w:rPr>
                            </w:pPr>
                            <w:r>
                              <w:rPr>
                                <w:rFonts w:ascii="Arial MT"/>
                                <w:color w:val="000000"/>
                                <w:sz w:val="20"/>
                              </w:rPr>
                              <w:t>2. Arajet only. The price is down 9% compared to SDQ-</w:t>
                            </w:r>
                            <w:proofErr w:type="spellStart"/>
                            <w:r>
                              <w:rPr>
                                <w:rFonts w:ascii="Arial MT"/>
                                <w:color w:val="000000"/>
                                <w:sz w:val="20"/>
                              </w:rPr>
                              <w:t>Mantto</w:t>
                            </w:r>
                            <w:proofErr w:type="spellEnd"/>
                            <w:r>
                              <w:rPr>
                                <w:rFonts w:ascii="Arial MT"/>
                                <w:color w:val="000000"/>
                                <w:sz w:val="20"/>
                              </w:rPr>
                              <w:t>, but it's still very high for a hub.</w:t>
                            </w:r>
                          </w:p>
                        </w:txbxContent>
                      </wps:txbx>
                      <wps:bodyPr wrap="square" lIns="0" tIns="0" rIns="0" bIns="0" rtlCol="0">
                        <a:noAutofit/>
                      </wps:bodyPr>
                    </wps:wsp>
                  </a:graphicData>
                </a:graphic>
              </wp:anchor>
            </w:drawing>
          </mc:Choice>
          <mc:Fallback>
            <w:pict>
              <v:shape w14:anchorId="43B50E8A" id="Text Box 12" o:spid="_x0000_s1028" type="#_x0000_t202" style="position:absolute;left:0;text-align:left;margin-left:902.25pt;margin-top:154.65pt;width:183.75pt;height:156.2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" strokeweight="1pt">
                <v:fill color2="#b57afc" o:opacity2="45874f" focus="100%" type="gradient"/>
                <v:path arrowok="t"/>
                <v:textbox inset="0,0,0,0">
                  <w:txbxContent>
                    <w:p w14:paraId="6DEEE2F1" w14:textId="77777777" w:rsidR="006572F4" w:rsidRDefault="00C814FF">
                      <w:pPr>
                        <w:spacing w:before="90"/>
                        <w:ind w:left="40"/>
                        <w:rPr>
                          <w:rFonts w:ascii="Arial"/>
                          <w:b/>
                          <w:i/>
                          <w:color w:val="000000"/>
                          <w:sz w:val="16"/>
                        </w:rPr>
                      </w:pPr>
                      <w:r>
                        <w:rPr>
                          <w:rFonts w:ascii="Arial"/>
                          <w:b/>
                          <w:i/>
                          <w:color w:val="000000"/>
                          <w:sz w:val="16"/>
                        </w:rPr>
                        <w:t xml:space="preserve">Carlos Andres Quintero </w:t>
                      </w:r>
                      <w:r>
                        <w:rPr>
                          <w:rFonts w:ascii="Arial"/>
                          <w:b/>
                          <w:i/>
                          <w:color w:val="000000"/>
                          <w:spacing w:val="-2"/>
                          <w:sz w:val="16"/>
                        </w:rPr>
                        <w:t>Suarez</w:t>
                      </w:r>
                    </w:p>
                    <w:p w14:paraId="00853369" w14:textId="77777777" w:rsidR="006572F4" w:rsidRDefault="00C814FF">
                      <w:pPr>
                        <w:spacing w:before="16"/>
                        <w:ind w:left="40"/>
                        <w:rPr>
                          <w:rFonts w:ascii="Arial"/>
                          <w:i/>
                          <w:color w:val="000000"/>
                          <w:sz w:val="16"/>
                        </w:rPr>
                      </w:pPr>
                      <w:r>
                        <w:rPr>
                          <w:rFonts w:ascii="Arial"/>
                          <w:i/>
                          <w:color w:val="000000"/>
                          <w:sz w:val="16"/>
                        </w:rPr>
                        <w:t xml:space="preserve">2025-06-06 </w:t>
                      </w:r>
                      <w:r>
                        <w:rPr>
                          <w:rFonts w:ascii="Arial"/>
                          <w:i/>
                          <w:color w:val="000000"/>
                          <w:spacing w:val="-2"/>
                          <w:sz w:val="16"/>
                        </w:rPr>
                        <w:t>14:56:33</w:t>
                      </w:r>
                    </w:p>
                    <w:p w14:paraId="1112005D" w14:textId="77777777" w:rsidR="006572F4" w:rsidRDefault="00C814FF">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7AA4B29E" w14:textId="77777777" w:rsidR="006572F4" w:rsidRDefault="00C814FF">
                      <w:pPr>
                        <w:spacing w:before="10"/>
                        <w:ind w:left="40"/>
                        <w:rPr>
                          <w:rFonts w:ascii="Arial MT"/>
                          <w:color w:val="000000"/>
                          <w:sz w:val="20"/>
                        </w:rPr>
                      </w:pPr>
                      <w:r>
                        <w:rPr>
                          <w:rFonts w:ascii="Arial MT"/>
                          <w:color w:val="000000"/>
                          <w:sz w:val="20"/>
                        </w:rPr>
                        <w:t xml:space="preserve">1. Reduction: From $150 to </w:t>
                      </w:r>
                      <w:r>
                        <w:rPr>
                          <w:rFonts w:ascii="Arial MT"/>
                          <w:color w:val="000000"/>
                          <w:spacing w:val="-4"/>
                          <w:sz w:val="20"/>
                        </w:rPr>
                        <w:t>$105</w:t>
                      </w:r>
                    </w:p>
                    <w:p w14:paraId="1B656401" w14:textId="77777777" w:rsidR="006572F4" w:rsidRDefault="00C814FF">
                      <w:pPr>
                        <w:spacing w:before="10"/>
                        <w:ind w:left="40"/>
                        <w:rPr>
                          <w:rFonts w:ascii="Arial MT"/>
                          <w:color w:val="000000"/>
                          <w:sz w:val="20"/>
                        </w:rPr>
                      </w:pPr>
                      <w:r>
                        <w:rPr>
                          <w:rFonts w:ascii="Arial MT"/>
                          <w:color w:val="000000"/>
                          <w:sz w:val="20"/>
                        </w:rPr>
                        <w:t>2. Arajet only. The price is down 9% compared to SDQ-</w:t>
                      </w:r>
                      <w:proofErr w:type="spellStart"/>
                      <w:r>
                        <w:rPr>
                          <w:rFonts w:ascii="Arial MT"/>
                          <w:color w:val="000000"/>
                          <w:sz w:val="20"/>
                        </w:rPr>
                        <w:t>Mantto</w:t>
                      </w:r>
                      <w:proofErr w:type="spellEnd"/>
                      <w:r>
                        <w:rPr>
                          <w:rFonts w:ascii="Arial MT"/>
                          <w:color w:val="000000"/>
                          <w:sz w:val="20"/>
                        </w:rPr>
                        <w:t>, but it's still very high for a hub.</w:t>
                      </w:r>
                    </w:p>
                  </w:txbxContent>
                </v:textbox>
                <w10:wrap anchorx="page" anchory="page"/>
              </v:shape>
            </w:pict>
          </mc:Fallback>
        </mc:AlternateContent>
      </w:r>
      <w:r w:rsidR="000715A9" w:rsidRPr="000715A9">
        <w:rPr>
          <w:rFonts w:asciiTheme="majorHAnsi" w:hAnsiTheme="majorHAnsi"/>
          <w:b/>
          <w:bCs/>
          <w:spacing w:val="-5"/>
        </w:rPr>
        <w:t xml:space="preserve"> </w:t>
      </w:r>
      <w:r w:rsidRPr="000715A9">
        <w:rPr>
          <w:rFonts w:asciiTheme="majorHAnsi" w:hAnsiTheme="majorHAnsi"/>
          <w:b/>
          <w:bCs/>
        </w:rPr>
        <w:t>30%</w:t>
      </w:r>
      <w:r w:rsidRPr="000715A9">
        <w:rPr>
          <w:rFonts w:asciiTheme="majorHAnsi" w:hAnsiTheme="majorHAnsi"/>
          <w:b/>
          <w:bCs/>
          <w:spacing w:val="-5"/>
        </w:rPr>
        <w:t xml:space="preserve"> </w:t>
      </w:r>
      <w:r w:rsidRPr="000715A9">
        <w:rPr>
          <w:rFonts w:asciiTheme="majorHAnsi" w:hAnsiTheme="majorHAnsi"/>
          <w:b/>
          <w:bCs/>
        </w:rPr>
        <w:t>Discount</w:t>
      </w:r>
      <w:r w:rsidRPr="000715A9">
        <w:rPr>
          <w:rFonts w:asciiTheme="majorHAnsi" w:hAnsiTheme="majorHAnsi"/>
          <w:b/>
          <w:bCs/>
          <w:spacing w:val="-4"/>
        </w:rPr>
        <w:t xml:space="preserve"> </w:t>
      </w:r>
      <w:r w:rsidRPr="000715A9">
        <w:rPr>
          <w:rFonts w:asciiTheme="majorHAnsi" w:hAnsiTheme="majorHAnsi"/>
          <w:b/>
          <w:bCs/>
        </w:rPr>
        <w:t>on</w:t>
      </w:r>
      <w:r w:rsidRPr="000715A9">
        <w:rPr>
          <w:rFonts w:asciiTheme="majorHAnsi" w:hAnsiTheme="majorHAnsi"/>
          <w:b/>
          <w:bCs/>
          <w:spacing w:val="-6"/>
        </w:rPr>
        <w:t xml:space="preserve"> </w:t>
      </w:r>
      <w:r w:rsidRPr="000715A9">
        <w:rPr>
          <w:rFonts w:asciiTheme="majorHAnsi" w:hAnsiTheme="majorHAnsi"/>
          <w:b/>
          <w:bCs/>
        </w:rPr>
        <w:t>Night</w:t>
      </w:r>
      <w:r w:rsidRPr="000715A9">
        <w:rPr>
          <w:rFonts w:asciiTheme="majorHAnsi" w:hAnsiTheme="majorHAnsi"/>
          <w:b/>
          <w:bCs/>
          <w:spacing w:val="-4"/>
        </w:rPr>
        <w:t xml:space="preserve"> </w:t>
      </w:r>
      <w:r w:rsidRPr="000715A9">
        <w:rPr>
          <w:rFonts w:asciiTheme="majorHAnsi" w:hAnsiTheme="majorHAnsi"/>
          <w:b/>
          <w:bCs/>
        </w:rPr>
        <w:t>Maintenance</w:t>
      </w:r>
      <w:r w:rsidRPr="000715A9">
        <w:rPr>
          <w:rFonts w:asciiTheme="majorHAnsi" w:hAnsiTheme="majorHAnsi"/>
          <w:b/>
          <w:bCs/>
          <w:spacing w:val="-4"/>
        </w:rPr>
        <w:t xml:space="preserve"> </w:t>
      </w:r>
      <w:r w:rsidRPr="000715A9">
        <w:rPr>
          <w:rFonts w:asciiTheme="majorHAnsi" w:hAnsiTheme="majorHAnsi"/>
          <w:b/>
          <w:bCs/>
          <w:spacing w:val="-2"/>
        </w:rPr>
        <w:t>Equipment</w:t>
      </w:r>
    </w:p>
    <w:p w14:paraId="1F41D2EA" w14:textId="1464235F" w:rsidR="006572F4" w:rsidRPr="000715A9" w:rsidRDefault="00C814FF" w:rsidP="0014203C">
      <w:pPr>
        <w:pStyle w:val="BodyText"/>
        <w:spacing w:before="237" w:line="276" w:lineRule="auto"/>
        <w:ind w:left="360" w:right="1214" w:hanging="1"/>
        <w:jc w:val="both"/>
        <w:rPr>
          <w:rFonts w:asciiTheme="majorHAnsi" w:hAnsiTheme="majorHAnsi"/>
        </w:rPr>
      </w:pP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Handling</w:t>
      </w:r>
      <w:r w:rsidRPr="000715A9">
        <w:rPr>
          <w:rFonts w:asciiTheme="majorHAnsi" w:hAnsiTheme="majorHAnsi"/>
          <w:spacing w:val="-2"/>
        </w:rPr>
        <w:t xml:space="preserve"> </w:t>
      </w:r>
      <w:r w:rsidRPr="000715A9">
        <w:rPr>
          <w:rFonts w:asciiTheme="majorHAnsi" w:hAnsiTheme="majorHAnsi"/>
        </w:rPr>
        <w:t>Company</w:t>
      </w:r>
      <w:r w:rsidRPr="000715A9">
        <w:rPr>
          <w:rFonts w:asciiTheme="majorHAnsi" w:hAnsiTheme="majorHAnsi"/>
          <w:spacing w:val="-4"/>
        </w:rPr>
        <w:t xml:space="preserve"> </w:t>
      </w:r>
      <w:r w:rsidRPr="000715A9">
        <w:rPr>
          <w:rFonts w:asciiTheme="majorHAnsi" w:hAnsiTheme="majorHAnsi"/>
        </w:rPr>
        <w:t>will</w:t>
      </w:r>
      <w:r w:rsidRPr="000715A9">
        <w:rPr>
          <w:rFonts w:asciiTheme="majorHAnsi" w:hAnsiTheme="majorHAnsi"/>
          <w:spacing w:val="-3"/>
        </w:rPr>
        <w:t xml:space="preserve"> </w:t>
      </w:r>
      <w:r w:rsidRPr="000715A9">
        <w:rPr>
          <w:rFonts w:asciiTheme="majorHAnsi" w:hAnsiTheme="majorHAnsi"/>
        </w:rPr>
        <w:t>grant</w:t>
      </w:r>
      <w:r w:rsidRPr="000715A9">
        <w:rPr>
          <w:rFonts w:asciiTheme="majorHAnsi" w:hAnsiTheme="majorHAnsi"/>
          <w:spacing w:val="-3"/>
        </w:rPr>
        <w:t xml:space="preserve"> </w:t>
      </w:r>
      <w:r w:rsidRPr="000715A9">
        <w:rPr>
          <w:rFonts w:asciiTheme="majorHAnsi" w:hAnsiTheme="majorHAnsi"/>
        </w:rPr>
        <w:t>a</w:t>
      </w:r>
      <w:r w:rsidR="0014203C" w:rsidRPr="000715A9">
        <w:rPr>
          <w:rFonts w:asciiTheme="majorHAnsi" w:hAnsiTheme="majorHAnsi"/>
        </w:rPr>
        <w:t xml:space="preserve"> 30% </w:t>
      </w:r>
      <w:r w:rsidRPr="000715A9">
        <w:rPr>
          <w:rFonts w:asciiTheme="majorHAnsi" w:hAnsiTheme="majorHAnsi"/>
          <w:color w:val="000000"/>
        </w:rPr>
        <w:t>reduction</w:t>
      </w:r>
      <w:r w:rsidRPr="000715A9">
        <w:rPr>
          <w:rFonts w:asciiTheme="majorHAnsi" w:hAnsiTheme="majorHAnsi"/>
          <w:color w:val="000000"/>
          <w:spacing w:val="-6"/>
        </w:rPr>
        <w:t xml:space="preserve"> </w:t>
      </w:r>
      <w:r w:rsidRPr="000715A9">
        <w:rPr>
          <w:rFonts w:asciiTheme="majorHAnsi" w:hAnsiTheme="majorHAnsi"/>
          <w:color w:val="000000"/>
        </w:rPr>
        <w:t>on</w:t>
      </w:r>
      <w:r w:rsidRPr="000715A9">
        <w:rPr>
          <w:rFonts w:asciiTheme="majorHAnsi" w:hAnsiTheme="majorHAnsi"/>
          <w:color w:val="000000"/>
          <w:spacing w:val="-4"/>
        </w:rPr>
        <w:t xml:space="preserve"> </w:t>
      </w:r>
      <w:r w:rsidRPr="000715A9">
        <w:rPr>
          <w:rFonts w:asciiTheme="majorHAnsi" w:hAnsiTheme="majorHAnsi"/>
          <w:color w:val="000000"/>
        </w:rPr>
        <w:t>the</w:t>
      </w:r>
      <w:r w:rsidRPr="000715A9">
        <w:rPr>
          <w:rFonts w:asciiTheme="majorHAnsi" w:hAnsiTheme="majorHAnsi"/>
          <w:color w:val="000000"/>
          <w:spacing w:val="-3"/>
        </w:rPr>
        <w:t xml:space="preserve"> </w:t>
      </w:r>
      <w:r w:rsidRPr="000715A9">
        <w:rPr>
          <w:rFonts w:asciiTheme="majorHAnsi" w:hAnsiTheme="majorHAnsi"/>
          <w:color w:val="000000"/>
        </w:rPr>
        <w:t>published</w:t>
      </w:r>
      <w:r w:rsidRPr="000715A9">
        <w:rPr>
          <w:rFonts w:asciiTheme="majorHAnsi" w:hAnsiTheme="majorHAnsi"/>
          <w:color w:val="000000"/>
          <w:spacing w:val="-3"/>
        </w:rPr>
        <w:t xml:space="preserve"> </w:t>
      </w:r>
      <w:r w:rsidRPr="000715A9">
        <w:rPr>
          <w:rFonts w:asciiTheme="majorHAnsi" w:hAnsiTheme="majorHAnsi"/>
          <w:color w:val="000000"/>
        </w:rPr>
        <w:t>rates</w:t>
      </w:r>
      <w:r w:rsidRPr="000715A9">
        <w:rPr>
          <w:rFonts w:asciiTheme="majorHAnsi" w:hAnsiTheme="majorHAnsi"/>
          <w:color w:val="000000"/>
          <w:spacing w:val="-2"/>
        </w:rPr>
        <w:t xml:space="preserve"> </w:t>
      </w:r>
      <w:r w:rsidRPr="000715A9">
        <w:rPr>
          <w:rFonts w:asciiTheme="majorHAnsi" w:hAnsiTheme="majorHAnsi"/>
          <w:color w:val="000000"/>
        </w:rPr>
        <w:t>for</w:t>
      </w:r>
      <w:r w:rsidRPr="000715A9">
        <w:rPr>
          <w:rFonts w:asciiTheme="majorHAnsi" w:hAnsiTheme="majorHAnsi"/>
          <w:color w:val="000000"/>
          <w:spacing w:val="-6"/>
        </w:rPr>
        <w:t xml:space="preserve"> </w:t>
      </w:r>
      <w:r w:rsidRPr="000715A9">
        <w:rPr>
          <w:rFonts w:asciiTheme="majorHAnsi" w:hAnsiTheme="majorHAnsi"/>
          <w:color w:val="000000"/>
        </w:rPr>
        <w:t>the</w:t>
      </w:r>
      <w:r w:rsidRPr="000715A9">
        <w:rPr>
          <w:rFonts w:asciiTheme="majorHAnsi" w:hAnsiTheme="majorHAnsi"/>
          <w:color w:val="000000"/>
          <w:spacing w:val="-3"/>
        </w:rPr>
        <w:t xml:space="preserve"> </w:t>
      </w:r>
      <w:r w:rsidRPr="000715A9">
        <w:rPr>
          <w:rFonts w:asciiTheme="majorHAnsi" w:hAnsiTheme="majorHAnsi"/>
          <w:color w:val="000000"/>
        </w:rPr>
        <w:t xml:space="preserve">following additional equipment when required by the Carrier for night maintenance operations </w:t>
      </w:r>
      <w:r w:rsidR="0014203C" w:rsidRPr="000715A9">
        <w:rPr>
          <w:rFonts w:asciiTheme="majorHAnsi" w:hAnsiTheme="majorHAnsi"/>
          <w:color w:val="000000"/>
        </w:rPr>
        <w:t xml:space="preserve">between </w:t>
      </w:r>
      <w:r w:rsidR="000809A8">
        <w:rPr>
          <w:rFonts w:asciiTheme="majorHAnsi" w:hAnsiTheme="majorHAnsi"/>
          <w:color w:val="000000"/>
        </w:rPr>
        <w:t>22</w:t>
      </w:r>
      <w:r w:rsidR="0014203C" w:rsidRPr="000715A9">
        <w:rPr>
          <w:rFonts w:asciiTheme="majorHAnsi" w:hAnsiTheme="majorHAnsi"/>
          <w:color w:val="000000"/>
        </w:rPr>
        <w:t xml:space="preserve">:00 and </w:t>
      </w:r>
      <w:r w:rsidR="000809A8">
        <w:rPr>
          <w:rFonts w:asciiTheme="majorHAnsi" w:hAnsiTheme="majorHAnsi"/>
          <w:color w:val="000000"/>
        </w:rPr>
        <w:t>7</w:t>
      </w:r>
      <w:r w:rsidR="0014203C" w:rsidRPr="000715A9">
        <w:rPr>
          <w:rFonts w:asciiTheme="majorHAnsi" w:hAnsiTheme="majorHAnsi"/>
          <w:color w:val="000000"/>
        </w:rPr>
        <w:t>:00 local time:</w:t>
      </w:r>
    </w:p>
    <w:p w14:paraId="3B451AB3" w14:textId="00C12BCE" w:rsidR="006572F4" w:rsidRPr="000715A9" w:rsidRDefault="00C814FF" w:rsidP="0014203C">
      <w:pPr>
        <w:pStyle w:val="ListParagraph"/>
        <w:numPr>
          <w:ilvl w:val="0"/>
          <w:numId w:val="2"/>
        </w:numPr>
        <w:tabs>
          <w:tab w:val="left" w:pos="481"/>
        </w:tabs>
        <w:spacing w:before="0"/>
        <w:ind w:left="481" w:hanging="121"/>
        <w:jc w:val="both"/>
        <w:rPr>
          <w:rFonts w:asciiTheme="majorHAnsi" w:hAnsiTheme="majorHAnsi"/>
        </w:rPr>
      </w:pPr>
      <w:r w:rsidRPr="000715A9">
        <w:rPr>
          <w:rFonts w:asciiTheme="majorHAnsi" w:hAnsiTheme="majorHAnsi"/>
        </w:rPr>
        <w:t>Ground</w:t>
      </w:r>
      <w:r w:rsidRPr="000715A9">
        <w:rPr>
          <w:rFonts w:asciiTheme="majorHAnsi" w:hAnsiTheme="majorHAnsi"/>
          <w:spacing w:val="-4"/>
        </w:rPr>
        <w:t xml:space="preserve"> </w:t>
      </w:r>
      <w:r w:rsidRPr="000715A9">
        <w:rPr>
          <w:rFonts w:asciiTheme="majorHAnsi" w:hAnsiTheme="majorHAnsi"/>
        </w:rPr>
        <w:t>Power</w:t>
      </w:r>
      <w:r w:rsidRPr="000715A9">
        <w:rPr>
          <w:rFonts w:asciiTheme="majorHAnsi" w:hAnsiTheme="majorHAnsi"/>
          <w:spacing w:val="-3"/>
        </w:rPr>
        <w:t xml:space="preserve"> </w:t>
      </w:r>
      <w:r w:rsidRPr="000715A9">
        <w:rPr>
          <w:rFonts w:asciiTheme="majorHAnsi" w:hAnsiTheme="majorHAnsi"/>
        </w:rPr>
        <w:t>Unit</w:t>
      </w:r>
      <w:r w:rsidR="0014203C" w:rsidRPr="000715A9">
        <w:rPr>
          <w:rFonts w:asciiTheme="majorHAnsi" w:hAnsiTheme="majorHAnsi"/>
        </w:rPr>
        <w:t xml:space="preserve"> (GPU)</w:t>
      </w:r>
    </w:p>
    <w:p w14:paraId="651E07A3" w14:textId="1AB6BB9D" w:rsidR="006572F4" w:rsidRPr="000715A9" w:rsidRDefault="00C814FF" w:rsidP="0014203C">
      <w:pPr>
        <w:pStyle w:val="ListParagraph"/>
        <w:numPr>
          <w:ilvl w:val="0"/>
          <w:numId w:val="2"/>
        </w:numPr>
        <w:tabs>
          <w:tab w:val="left" w:pos="481"/>
        </w:tabs>
        <w:spacing w:before="40"/>
        <w:ind w:left="481" w:hanging="121"/>
        <w:jc w:val="both"/>
        <w:rPr>
          <w:rFonts w:asciiTheme="majorHAnsi" w:hAnsiTheme="majorHAnsi"/>
        </w:rPr>
      </w:pPr>
      <w:r w:rsidRPr="000715A9">
        <w:rPr>
          <w:rFonts w:asciiTheme="majorHAnsi" w:hAnsiTheme="majorHAnsi"/>
        </w:rPr>
        <w:t>Air</w:t>
      </w:r>
      <w:r w:rsidRPr="000715A9">
        <w:rPr>
          <w:rFonts w:asciiTheme="majorHAnsi" w:hAnsiTheme="majorHAnsi"/>
          <w:spacing w:val="-6"/>
        </w:rPr>
        <w:t xml:space="preserve"> </w:t>
      </w:r>
      <w:r w:rsidRPr="000715A9">
        <w:rPr>
          <w:rFonts w:asciiTheme="majorHAnsi" w:hAnsiTheme="majorHAnsi"/>
        </w:rPr>
        <w:t>Conditioning</w:t>
      </w:r>
      <w:r w:rsidRPr="000715A9">
        <w:rPr>
          <w:rFonts w:asciiTheme="majorHAnsi" w:hAnsiTheme="majorHAnsi"/>
          <w:spacing w:val="-4"/>
        </w:rPr>
        <w:t xml:space="preserve"> </w:t>
      </w:r>
      <w:r w:rsidRPr="000715A9">
        <w:rPr>
          <w:rFonts w:asciiTheme="majorHAnsi" w:hAnsiTheme="majorHAnsi"/>
        </w:rPr>
        <w:t>Unit</w:t>
      </w:r>
      <w:r w:rsidR="0014203C" w:rsidRPr="000715A9">
        <w:rPr>
          <w:rFonts w:asciiTheme="majorHAnsi" w:hAnsiTheme="majorHAnsi"/>
          <w:spacing w:val="-5"/>
        </w:rPr>
        <w:t xml:space="preserve"> </w:t>
      </w:r>
      <w:r w:rsidRPr="000715A9">
        <w:rPr>
          <w:rFonts w:asciiTheme="majorHAnsi" w:hAnsiTheme="majorHAnsi"/>
          <w:spacing w:val="-2"/>
        </w:rPr>
        <w:t>(ACU)</w:t>
      </w:r>
    </w:p>
    <w:p w14:paraId="4C17E469" w14:textId="1D940761" w:rsidR="006572F4" w:rsidRPr="000715A9" w:rsidRDefault="00C814FF" w:rsidP="0014203C">
      <w:pPr>
        <w:pStyle w:val="ListParagraph"/>
        <w:numPr>
          <w:ilvl w:val="0"/>
          <w:numId w:val="2"/>
        </w:numPr>
        <w:tabs>
          <w:tab w:val="left" w:pos="481"/>
        </w:tabs>
        <w:spacing w:before="37"/>
        <w:ind w:left="481" w:hanging="121"/>
        <w:jc w:val="both"/>
        <w:rPr>
          <w:rFonts w:asciiTheme="majorHAnsi" w:hAnsiTheme="majorHAnsi"/>
        </w:rPr>
      </w:pPr>
      <w:r w:rsidRPr="000715A9">
        <w:rPr>
          <w:rFonts w:asciiTheme="majorHAnsi" w:hAnsiTheme="majorHAnsi"/>
        </w:rPr>
        <w:t>Passenger</w:t>
      </w:r>
      <w:r w:rsidR="0014203C" w:rsidRPr="000715A9">
        <w:rPr>
          <w:rFonts w:asciiTheme="majorHAnsi" w:hAnsiTheme="majorHAnsi"/>
        </w:rPr>
        <w:t xml:space="preserve"> Stairs</w:t>
      </w:r>
    </w:p>
    <w:p w14:paraId="4BA27513" w14:textId="77777777" w:rsidR="006572F4" w:rsidRPr="000715A9" w:rsidRDefault="006572F4">
      <w:pPr>
        <w:pStyle w:val="BodyText"/>
        <w:spacing w:before="79"/>
        <w:rPr>
          <w:rFonts w:asciiTheme="majorHAnsi" w:hAnsiTheme="majorHAnsi"/>
        </w:rPr>
      </w:pPr>
      <w:commentRangeStart w:id="92"/>
    </w:p>
    <w:p w14:paraId="7FC4D64F" w14:textId="2BE039AE" w:rsidR="00122FD4" w:rsidRDefault="00C814FF" w:rsidP="000715A9">
      <w:pPr>
        <w:pStyle w:val="BodyText"/>
        <w:spacing w:before="1" w:line="273" w:lineRule="auto"/>
        <w:ind w:left="359" w:right="1183"/>
        <w:rPr>
          <w:rFonts w:asciiTheme="majorHAnsi" w:hAnsiTheme="majorHAnsi"/>
        </w:rPr>
      </w:pPr>
      <w:r w:rsidRPr="000715A9">
        <w:rPr>
          <w:rFonts w:asciiTheme="majorHAnsi" w:hAnsiTheme="majorHAnsi"/>
        </w:rPr>
        <w:t>This</w:t>
      </w:r>
      <w:r w:rsidRPr="000715A9">
        <w:rPr>
          <w:rFonts w:asciiTheme="majorHAnsi" w:hAnsiTheme="majorHAnsi"/>
          <w:spacing w:val="-4"/>
        </w:rPr>
        <w:t xml:space="preserve"> </w:t>
      </w:r>
      <w:r w:rsidRPr="000715A9">
        <w:rPr>
          <w:rFonts w:asciiTheme="majorHAnsi" w:hAnsiTheme="majorHAnsi"/>
        </w:rPr>
        <w:t>concession</w:t>
      </w:r>
      <w:r w:rsidRPr="000715A9">
        <w:rPr>
          <w:rFonts w:asciiTheme="majorHAnsi" w:hAnsiTheme="majorHAnsi"/>
          <w:spacing w:val="-4"/>
        </w:rPr>
        <w:t xml:space="preserve"> </w:t>
      </w:r>
      <w:r w:rsidRPr="000715A9">
        <w:rPr>
          <w:rFonts w:asciiTheme="majorHAnsi" w:hAnsiTheme="majorHAnsi"/>
        </w:rPr>
        <w:t>applies</w:t>
      </w:r>
      <w:r w:rsidRPr="000715A9">
        <w:rPr>
          <w:rFonts w:asciiTheme="majorHAnsi" w:hAnsiTheme="majorHAnsi"/>
          <w:spacing w:val="-3"/>
        </w:rPr>
        <w:t xml:space="preserve"> </w:t>
      </w:r>
      <w:r w:rsidRPr="000715A9">
        <w:rPr>
          <w:rFonts w:asciiTheme="majorHAnsi" w:hAnsiTheme="majorHAnsi"/>
        </w:rPr>
        <w:t>exclusively</w:t>
      </w:r>
      <w:r w:rsidRPr="000715A9">
        <w:rPr>
          <w:rFonts w:asciiTheme="majorHAnsi" w:hAnsiTheme="majorHAnsi"/>
          <w:spacing w:val="-4"/>
        </w:rPr>
        <w:t xml:space="preserve"> </w:t>
      </w:r>
      <w:r w:rsidRPr="000715A9">
        <w:rPr>
          <w:rFonts w:asciiTheme="majorHAnsi" w:hAnsiTheme="majorHAnsi"/>
        </w:rPr>
        <w:t>to</w:t>
      </w:r>
      <w:r w:rsidRPr="000715A9">
        <w:rPr>
          <w:rFonts w:asciiTheme="majorHAnsi" w:hAnsiTheme="majorHAnsi"/>
          <w:spacing w:val="-3"/>
        </w:rPr>
        <w:t xml:space="preserve"> </w:t>
      </w:r>
      <w:r w:rsidRPr="000715A9">
        <w:rPr>
          <w:rFonts w:asciiTheme="majorHAnsi" w:hAnsiTheme="majorHAnsi"/>
        </w:rPr>
        <w:t>non-turnaround</w:t>
      </w:r>
      <w:r w:rsidRPr="000715A9">
        <w:rPr>
          <w:rFonts w:asciiTheme="majorHAnsi" w:hAnsiTheme="majorHAnsi"/>
          <w:spacing w:val="-3"/>
        </w:rPr>
        <w:t xml:space="preserve"> </w:t>
      </w:r>
      <w:r w:rsidR="000809A8">
        <w:rPr>
          <w:rFonts w:asciiTheme="majorHAnsi" w:hAnsiTheme="majorHAnsi"/>
          <w:spacing w:val="-3"/>
        </w:rPr>
        <w:t xml:space="preserve">and non-simultaneous </w:t>
      </w:r>
      <w:r w:rsidRPr="000715A9">
        <w:rPr>
          <w:rFonts w:asciiTheme="majorHAnsi" w:hAnsiTheme="majorHAnsi"/>
        </w:rPr>
        <w:t>technical</w:t>
      </w:r>
      <w:r w:rsidRPr="000715A9">
        <w:rPr>
          <w:rFonts w:asciiTheme="majorHAnsi" w:hAnsiTheme="majorHAnsi"/>
          <w:spacing w:val="-3"/>
        </w:rPr>
        <w:t xml:space="preserve"> </w:t>
      </w:r>
      <w:r w:rsidRPr="000715A9">
        <w:rPr>
          <w:rFonts w:asciiTheme="majorHAnsi" w:hAnsiTheme="majorHAnsi"/>
        </w:rPr>
        <w:t>or</w:t>
      </w:r>
      <w:r w:rsidRPr="000715A9">
        <w:rPr>
          <w:rFonts w:asciiTheme="majorHAnsi" w:hAnsiTheme="majorHAnsi"/>
          <w:spacing w:val="-5"/>
        </w:rPr>
        <w:t xml:space="preserve"> </w:t>
      </w:r>
      <w:r w:rsidRPr="000715A9">
        <w:rPr>
          <w:rFonts w:asciiTheme="majorHAnsi" w:hAnsiTheme="majorHAnsi"/>
        </w:rPr>
        <w:t>maintenance</w:t>
      </w:r>
      <w:r w:rsidRPr="000715A9">
        <w:rPr>
          <w:rFonts w:asciiTheme="majorHAnsi" w:hAnsiTheme="majorHAnsi"/>
          <w:spacing w:val="-3"/>
        </w:rPr>
        <w:t xml:space="preserve"> </w:t>
      </w:r>
      <w:r w:rsidRPr="000715A9">
        <w:rPr>
          <w:rFonts w:asciiTheme="majorHAnsi" w:hAnsiTheme="majorHAnsi"/>
        </w:rPr>
        <w:t>activity and does not extend to any other equipment or services not listed above.</w:t>
      </w:r>
      <w:commentRangeEnd w:id="92"/>
      <w:r w:rsidR="000715A9" w:rsidRPr="000715A9">
        <w:rPr>
          <w:rStyle w:val="CommentReference"/>
          <w:rFonts w:asciiTheme="majorHAnsi" w:hAnsiTheme="majorHAnsi"/>
          <w:sz w:val="22"/>
          <w:szCs w:val="22"/>
        </w:rPr>
        <w:commentReference w:id="92"/>
      </w:r>
    </w:p>
    <w:p w14:paraId="03C7893D" w14:textId="77777777" w:rsidR="002D165B" w:rsidRDefault="002D165B" w:rsidP="009B1DC8">
      <w:pPr>
        <w:pStyle w:val="BodyText"/>
        <w:spacing w:before="1" w:line="273" w:lineRule="auto"/>
        <w:ind w:left="359" w:right="1183"/>
        <w:jc w:val="both"/>
        <w:rPr>
          <w:rFonts w:asciiTheme="majorHAnsi" w:hAnsiTheme="majorHAnsi"/>
        </w:rPr>
      </w:pPr>
    </w:p>
    <w:p w14:paraId="720E493C" w14:textId="4081058F" w:rsidR="002D165B" w:rsidRDefault="002D165B" w:rsidP="009B1DC8">
      <w:pPr>
        <w:pStyle w:val="BodyText"/>
        <w:spacing w:before="1" w:line="273" w:lineRule="auto"/>
        <w:ind w:left="359" w:right="1183"/>
        <w:jc w:val="both"/>
        <w:rPr>
          <w:rFonts w:asciiTheme="majorHAnsi" w:hAnsiTheme="majorHAnsi"/>
        </w:rPr>
      </w:pPr>
      <w:r w:rsidRPr="00122FD4">
        <w:rPr>
          <w:rFonts w:asciiTheme="majorHAnsi" w:hAnsiTheme="majorHAnsi"/>
        </w:rPr>
        <w:t xml:space="preserve">To qualify for this concessionary rate, the above services must be used solely for maintenance purposes and must be </w:t>
      </w:r>
      <w:r w:rsidRPr="00122FD4">
        <w:rPr>
          <w:rFonts w:asciiTheme="majorHAnsi" w:hAnsiTheme="majorHAnsi"/>
          <w:b/>
          <w:bCs/>
        </w:rPr>
        <w:t>invoiced separately</w:t>
      </w:r>
      <w:r w:rsidRPr="00122FD4">
        <w:rPr>
          <w:rFonts w:asciiTheme="majorHAnsi" w:hAnsiTheme="majorHAnsi"/>
        </w:rPr>
        <w:t xml:space="preserve"> from turnaround operations</w:t>
      </w:r>
      <w:r w:rsidR="00C013A7">
        <w:rPr>
          <w:rFonts w:asciiTheme="majorHAnsi" w:hAnsiTheme="majorHAnsi"/>
        </w:rPr>
        <w:t>, except in the cases of cleaning services</w:t>
      </w:r>
      <w:r w:rsidRPr="00122FD4">
        <w:rPr>
          <w:rFonts w:asciiTheme="majorHAnsi" w:hAnsiTheme="majorHAnsi"/>
        </w:rPr>
        <w:t>. If combined on a single invoice with operational flight services or requested within a turnaround timeframe, the standard published rates shall apply in full.</w:t>
      </w:r>
    </w:p>
    <w:p w14:paraId="291C8373" w14:textId="77777777" w:rsidR="002D165B" w:rsidRDefault="002D165B" w:rsidP="002D165B">
      <w:pPr>
        <w:pStyle w:val="BodyText"/>
        <w:spacing w:before="1" w:line="273" w:lineRule="auto"/>
        <w:ind w:left="359" w:right="1183"/>
        <w:rPr>
          <w:rFonts w:asciiTheme="majorHAnsi" w:hAnsiTheme="majorHAnsi"/>
          <w:b/>
          <w:bCs/>
        </w:rPr>
      </w:pPr>
    </w:p>
    <w:p w14:paraId="45EBA7F9" w14:textId="77777777" w:rsidR="002D165B" w:rsidRPr="000715A9" w:rsidRDefault="002D165B" w:rsidP="002D165B">
      <w:pPr>
        <w:pStyle w:val="ListParagraph"/>
        <w:numPr>
          <w:ilvl w:val="0"/>
          <w:numId w:val="4"/>
        </w:numPr>
        <w:tabs>
          <w:tab w:val="left" w:pos="505"/>
        </w:tabs>
        <w:ind w:left="505" w:hanging="145"/>
        <w:rPr>
          <w:rFonts w:asciiTheme="majorHAnsi" w:hAnsiTheme="majorHAnsi"/>
          <w:b/>
          <w:bCs/>
        </w:rPr>
      </w:pPr>
      <w:r w:rsidRPr="000715A9">
        <w:rPr>
          <w:rFonts w:asciiTheme="majorHAnsi" w:hAnsiTheme="majorHAnsi"/>
          <w:b/>
          <w:bCs/>
        </w:rPr>
        <w:t>Special</w:t>
      </w:r>
      <w:r w:rsidRPr="000715A9">
        <w:rPr>
          <w:rFonts w:asciiTheme="majorHAnsi" w:hAnsiTheme="majorHAnsi"/>
          <w:b/>
          <w:bCs/>
          <w:spacing w:val="-9"/>
        </w:rPr>
        <w:t xml:space="preserve"> </w:t>
      </w:r>
      <w:r w:rsidRPr="000715A9">
        <w:rPr>
          <w:rFonts w:asciiTheme="majorHAnsi" w:hAnsiTheme="majorHAnsi"/>
          <w:b/>
          <w:bCs/>
        </w:rPr>
        <w:t>Concession</w:t>
      </w:r>
      <w:r w:rsidRPr="000715A9">
        <w:rPr>
          <w:rFonts w:asciiTheme="majorHAnsi" w:hAnsiTheme="majorHAnsi"/>
          <w:b/>
          <w:bCs/>
          <w:spacing w:val="-5"/>
        </w:rPr>
        <w:t xml:space="preserve"> </w:t>
      </w:r>
      <w:r>
        <w:rPr>
          <w:rFonts w:asciiTheme="majorHAnsi" w:hAnsiTheme="majorHAnsi"/>
          <w:b/>
          <w:bCs/>
        </w:rPr>
        <w:t>9</w:t>
      </w:r>
      <w:r w:rsidRPr="000715A9">
        <w:rPr>
          <w:rFonts w:asciiTheme="majorHAnsi" w:hAnsiTheme="majorHAnsi"/>
          <w:b/>
          <w:bCs/>
        </w:rPr>
        <w:t>:</w:t>
      </w:r>
      <w:r w:rsidRPr="000715A9">
        <w:rPr>
          <w:rFonts w:asciiTheme="majorHAnsi" w:hAnsiTheme="majorHAnsi"/>
          <w:b/>
          <w:bCs/>
          <w:spacing w:val="-5"/>
        </w:rPr>
        <w:t xml:space="preserve"> </w:t>
      </w:r>
      <w:r w:rsidRPr="000715A9">
        <w:rPr>
          <w:rFonts w:asciiTheme="majorHAnsi" w:hAnsiTheme="majorHAnsi"/>
          <w:b/>
          <w:bCs/>
          <w:noProof/>
        </w:rPr>
        <mc:AlternateContent>
          <mc:Choice Requires="wps">
            <w:drawing>
              <wp:anchor distT="0" distB="0" distL="0" distR="0" simplePos="0" relativeHeight="251686400" behindDoc="0" locked="0" layoutInCell="1" allowOverlap="1" wp14:anchorId="023500F9" wp14:editId="46730A4D">
                <wp:simplePos x="0" y="0"/>
                <wp:positionH relativeFrom="page">
                  <wp:posOffset>11458575</wp:posOffset>
                </wp:positionH>
                <wp:positionV relativeFrom="page">
                  <wp:posOffset>1964055</wp:posOffset>
                </wp:positionV>
                <wp:extent cx="2333625" cy="1984375"/>
                <wp:effectExtent l="0" t="0" r="0" b="0"/>
                <wp:wrapNone/>
                <wp:docPr id="1330359534" name="Text Box 1330359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625" cy="19843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3158EFC2" w14:textId="77777777" w:rsidR="002D165B" w:rsidRDefault="002D165B" w:rsidP="002D165B">
                            <w:pPr>
                              <w:spacing w:before="90"/>
                              <w:ind w:left="40"/>
                              <w:rPr>
                                <w:rFonts w:ascii="Arial"/>
                                <w:b/>
                                <w:i/>
                                <w:color w:val="000000"/>
                                <w:sz w:val="16"/>
                              </w:rPr>
                            </w:pPr>
                            <w:r>
                              <w:rPr>
                                <w:rFonts w:ascii="Arial"/>
                                <w:b/>
                                <w:i/>
                                <w:color w:val="000000"/>
                                <w:sz w:val="16"/>
                              </w:rPr>
                              <w:t xml:space="preserve">Carlos Andres Quintero </w:t>
                            </w:r>
                            <w:r>
                              <w:rPr>
                                <w:rFonts w:ascii="Arial"/>
                                <w:b/>
                                <w:i/>
                                <w:color w:val="000000"/>
                                <w:spacing w:val="-2"/>
                                <w:sz w:val="16"/>
                              </w:rPr>
                              <w:t>Suarez</w:t>
                            </w:r>
                          </w:p>
                          <w:p w14:paraId="3BF2BD85" w14:textId="77777777" w:rsidR="002D165B" w:rsidRDefault="002D165B" w:rsidP="002D165B">
                            <w:pPr>
                              <w:spacing w:before="16"/>
                              <w:ind w:left="40"/>
                              <w:rPr>
                                <w:rFonts w:ascii="Arial"/>
                                <w:i/>
                                <w:color w:val="000000"/>
                                <w:sz w:val="16"/>
                              </w:rPr>
                            </w:pPr>
                            <w:r>
                              <w:rPr>
                                <w:rFonts w:ascii="Arial"/>
                                <w:i/>
                                <w:color w:val="000000"/>
                                <w:sz w:val="16"/>
                              </w:rPr>
                              <w:t xml:space="preserve">2025-06-06 </w:t>
                            </w:r>
                            <w:r>
                              <w:rPr>
                                <w:rFonts w:ascii="Arial"/>
                                <w:i/>
                                <w:color w:val="000000"/>
                                <w:spacing w:val="-2"/>
                                <w:sz w:val="16"/>
                              </w:rPr>
                              <w:t>14:56:33</w:t>
                            </w:r>
                          </w:p>
                          <w:p w14:paraId="6A5D5B33" w14:textId="77777777" w:rsidR="002D165B" w:rsidRDefault="002D165B" w:rsidP="002D165B">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1A80A319" w14:textId="77777777" w:rsidR="002D165B" w:rsidRDefault="002D165B" w:rsidP="002D165B">
                            <w:pPr>
                              <w:spacing w:before="10"/>
                              <w:ind w:left="40"/>
                              <w:rPr>
                                <w:rFonts w:ascii="Arial MT"/>
                                <w:color w:val="000000"/>
                                <w:sz w:val="20"/>
                              </w:rPr>
                            </w:pPr>
                            <w:r>
                              <w:rPr>
                                <w:rFonts w:ascii="Arial MT"/>
                                <w:color w:val="000000"/>
                                <w:sz w:val="20"/>
                              </w:rPr>
                              <w:t xml:space="preserve">1. Reduction: From $150 to </w:t>
                            </w:r>
                            <w:r>
                              <w:rPr>
                                <w:rFonts w:ascii="Arial MT"/>
                                <w:color w:val="000000"/>
                                <w:spacing w:val="-4"/>
                                <w:sz w:val="20"/>
                              </w:rPr>
                              <w:t>$105</w:t>
                            </w:r>
                          </w:p>
                          <w:p w14:paraId="53FDBB51" w14:textId="77777777" w:rsidR="002D165B" w:rsidRDefault="002D165B" w:rsidP="002D165B">
                            <w:pPr>
                              <w:spacing w:before="10"/>
                              <w:ind w:left="40"/>
                              <w:rPr>
                                <w:rFonts w:ascii="Arial MT"/>
                                <w:color w:val="000000"/>
                                <w:sz w:val="20"/>
                              </w:rPr>
                            </w:pPr>
                            <w:r>
                              <w:rPr>
                                <w:rFonts w:ascii="Arial MT"/>
                                <w:color w:val="000000"/>
                                <w:sz w:val="20"/>
                              </w:rPr>
                              <w:t>2. Arajet only. The price is down 9% compared to SDQ-</w:t>
                            </w:r>
                            <w:proofErr w:type="spellStart"/>
                            <w:r>
                              <w:rPr>
                                <w:rFonts w:ascii="Arial MT"/>
                                <w:color w:val="000000"/>
                                <w:sz w:val="20"/>
                              </w:rPr>
                              <w:t>Mantto</w:t>
                            </w:r>
                            <w:proofErr w:type="spellEnd"/>
                            <w:r>
                              <w:rPr>
                                <w:rFonts w:ascii="Arial MT"/>
                                <w:color w:val="000000"/>
                                <w:sz w:val="20"/>
                              </w:rPr>
                              <w:t>, but it's still very high for a hub.</w:t>
                            </w:r>
                          </w:p>
                        </w:txbxContent>
                      </wps:txbx>
                      <wps:bodyPr wrap="square" lIns="0" tIns="0" rIns="0" bIns="0" rtlCol="0">
                        <a:noAutofit/>
                      </wps:bodyPr>
                    </wps:wsp>
                  </a:graphicData>
                </a:graphic>
              </wp:anchor>
            </w:drawing>
          </mc:Choice>
          <mc:Fallback>
            <w:pict>
              <v:shape w14:anchorId="023500F9" id="Text Box 1330359534" o:spid="_x0000_s1029" type="#_x0000_t202" style="position:absolute;left:0;text-align:left;margin-left:902.25pt;margin-top:154.65pt;width:183.75pt;height:156.25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" strokeweight="1pt">
                <v:fill color2="#b57afc" o:opacity2="45874f" focus="100%" type="gradient"/>
                <v:path arrowok="t"/>
                <v:textbox inset="0,0,0,0">
                  <w:txbxContent>
                    <w:p w14:paraId="3158EFC2" w14:textId="77777777" w:rsidR="002D165B" w:rsidRDefault="002D165B" w:rsidP="002D165B">
                      <w:pPr>
                        <w:spacing w:before="90"/>
                        <w:ind w:left="40"/>
                        <w:rPr>
                          <w:rFonts w:ascii="Arial"/>
                          <w:b/>
                          <w:i/>
                          <w:color w:val="000000"/>
                          <w:sz w:val="16"/>
                        </w:rPr>
                      </w:pPr>
                      <w:r>
                        <w:rPr>
                          <w:rFonts w:ascii="Arial"/>
                          <w:b/>
                          <w:i/>
                          <w:color w:val="000000"/>
                          <w:sz w:val="16"/>
                        </w:rPr>
                        <w:t xml:space="preserve">Carlos Andres Quintero </w:t>
                      </w:r>
                      <w:r>
                        <w:rPr>
                          <w:rFonts w:ascii="Arial"/>
                          <w:b/>
                          <w:i/>
                          <w:color w:val="000000"/>
                          <w:spacing w:val="-2"/>
                          <w:sz w:val="16"/>
                        </w:rPr>
                        <w:t>Suarez</w:t>
                      </w:r>
                    </w:p>
                    <w:p w14:paraId="3BF2BD85" w14:textId="77777777" w:rsidR="002D165B" w:rsidRDefault="002D165B" w:rsidP="002D165B">
                      <w:pPr>
                        <w:spacing w:before="16"/>
                        <w:ind w:left="40"/>
                        <w:rPr>
                          <w:rFonts w:ascii="Arial"/>
                          <w:i/>
                          <w:color w:val="000000"/>
                          <w:sz w:val="16"/>
                        </w:rPr>
                      </w:pPr>
                      <w:r>
                        <w:rPr>
                          <w:rFonts w:ascii="Arial"/>
                          <w:i/>
                          <w:color w:val="000000"/>
                          <w:sz w:val="16"/>
                        </w:rPr>
                        <w:t xml:space="preserve">2025-06-06 </w:t>
                      </w:r>
                      <w:r>
                        <w:rPr>
                          <w:rFonts w:ascii="Arial"/>
                          <w:i/>
                          <w:color w:val="000000"/>
                          <w:spacing w:val="-2"/>
                          <w:sz w:val="16"/>
                        </w:rPr>
                        <w:t>14:56:33</w:t>
                      </w:r>
                    </w:p>
                    <w:p w14:paraId="6A5D5B33" w14:textId="77777777" w:rsidR="002D165B" w:rsidRDefault="002D165B" w:rsidP="002D165B">
                      <w:pPr>
                        <w:spacing w:before="18"/>
                        <w:ind w:left="40"/>
                        <w:rPr>
                          <w:rFonts w:ascii="Arial MT"/>
                          <w:color w:val="000000"/>
                          <w:sz w:val="20"/>
                        </w:rPr>
                      </w:pPr>
                      <w:r>
                        <w:rPr>
                          <w:rFonts w:ascii="Arial MT"/>
                          <w:color w:val="000000"/>
                          <w:sz w:val="20"/>
                        </w:rPr>
                        <w:t>-------------------------------------------</w:t>
                      </w:r>
                      <w:r>
                        <w:rPr>
                          <w:rFonts w:ascii="Arial MT"/>
                          <w:color w:val="000000"/>
                          <w:spacing w:val="-10"/>
                          <w:sz w:val="20"/>
                        </w:rPr>
                        <w:t>-</w:t>
                      </w:r>
                    </w:p>
                    <w:p w14:paraId="1A80A319" w14:textId="77777777" w:rsidR="002D165B" w:rsidRDefault="002D165B" w:rsidP="002D165B">
                      <w:pPr>
                        <w:spacing w:before="10"/>
                        <w:ind w:left="40"/>
                        <w:rPr>
                          <w:rFonts w:ascii="Arial MT"/>
                          <w:color w:val="000000"/>
                          <w:sz w:val="20"/>
                        </w:rPr>
                      </w:pPr>
                      <w:r>
                        <w:rPr>
                          <w:rFonts w:ascii="Arial MT"/>
                          <w:color w:val="000000"/>
                          <w:sz w:val="20"/>
                        </w:rPr>
                        <w:t xml:space="preserve">1. Reduction: From $150 to </w:t>
                      </w:r>
                      <w:r>
                        <w:rPr>
                          <w:rFonts w:ascii="Arial MT"/>
                          <w:color w:val="000000"/>
                          <w:spacing w:val="-4"/>
                          <w:sz w:val="20"/>
                        </w:rPr>
                        <w:t>$105</w:t>
                      </w:r>
                    </w:p>
                    <w:p w14:paraId="53FDBB51" w14:textId="77777777" w:rsidR="002D165B" w:rsidRDefault="002D165B" w:rsidP="002D165B">
                      <w:pPr>
                        <w:spacing w:before="10"/>
                        <w:ind w:left="40"/>
                        <w:rPr>
                          <w:rFonts w:ascii="Arial MT"/>
                          <w:color w:val="000000"/>
                          <w:sz w:val="20"/>
                        </w:rPr>
                      </w:pPr>
                      <w:r>
                        <w:rPr>
                          <w:rFonts w:ascii="Arial MT"/>
                          <w:color w:val="000000"/>
                          <w:sz w:val="20"/>
                        </w:rPr>
                        <w:t>2. Arajet only. The price is down 9% compared to SDQ-</w:t>
                      </w:r>
                      <w:proofErr w:type="spellStart"/>
                      <w:r>
                        <w:rPr>
                          <w:rFonts w:ascii="Arial MT"/>
                          <w:color w:val="000000"/>
                          <w:sz w:val="20"/>
                        </w:rPr>
                        <w:t>Mantto</w:t>
                      </w:r>
                      <w:proofErr w:type="spellEnd"/>
                      <w:r>
                        <w:rPr>
                          <w:rFonts w:ascii="Arial MT"/>
                          <w:color w:val="000000"/>
                          <w:sz w:val="20"/>
                        </w:rPr>
                        <w:t>, but it's still very high for a hub.</w:t>
                      </w:r>
                    </w:p>
                  </w:txbxContent>
                </v:textbox>
                <w10:wrap anchorx="page" anchory="page"/>
              </v:shape>
            </w:pict>
          </mc:Fallback>
        </mc:AlternateContent>
      </w:r>
      <w:r w:rsidRPr="000715A9">
        <w:rPr>
          <w:rFonts w:asciiTheme="majorHAnsi" w:hAnsiTheme="majorHAnsi"/>
          <w:b/>
          <w:bCs/>
          <w:spacing w:val="-5"/>
        </w:rPr>
        <w:t xml:space="preserve"> </w:t>
      </w:r>
      <w:r w:rsidRPr="00B0678A">
        <w:rPr>
          <w:rFonts w:asciiTheme="majorHAnsi" w:hAnsiTheme="majorHAnsi"/>
          <w:b/>
          <w:bCs/>
        </w:rPr>
        <w:t>Ground Power Unit (GPU) Time-Based Billing</w:t>
      </w:r>
    </w:p>
    <w:p w14:paraId="7C97C316" w14:textId="77777777" w:rsidR="002D165B" w:rsidRDefault="002D165B" w:rsidP="002D165B">
      <w:pPr>
        <w:pStyle w:val="BodyText"/>
        <w:spacing w:before="1" w:line="273" w:lineRule="auto"/>
        <w:ind w:left="359" w:right="1183"/>
        <w:rPr>
          <w:rFonts w:asciiTheme="majorHAnsi" w:hAnsiTheme="majorHAnsi"/>
          <w:b/>
          <w:bCs/>
        </w:rPr>
      </w:pPr>
    </w:p>
    <w:p w14:paraId="652415B5" w14:textId="77777777" w:rsidR="002D165B" w:rsidRPr="001A56AB" w:rsidRDefault="002D165B" w:rsidP="002D165B">
      <w:pPr>
        <w:pStyle w:val="BodyText"/>
        <w:spacing w:before="1" w:line="273" w:lineRule="auto"/>
        <w:ind w:left="359" w:right="1183"/>
        <w:rPr>
          <w:rFonts w:asciiTheme="majorHAnsi" w:hAnsiTheme="majorHAnsi"/>
        </w:rPr>
      </w:pPr>
      <w:r w:rsidRPr="001A56AB">
        <w:rPr>
          <w:rFonts w:asciiTheme="majorHAnsi" w:hAnsiTheme="majorHAnsi"/>
        </w:rPr>
        <w:t>GPU services will be subject to a minimum charge equivalent to the first full hour of usage per activation.</w:t>
      </w:r>
    </w:p>
    <w:p w14:paraId="34619E31" w14:textId="77777777" w:rsidR="002D165B" w:rsidRPr="001A56AB" w:rsidRDefault="002D165B" w:rsidP="002D165B">
      <w:pPr>
        <w:pStyle w:val="BodyText"/>
        <w:spacing w:before="1" w:line="273" w:lineRule="auto"/>
        <w:ind w:left="359" w:right="1183"/>
        <w:rPr>
          <w:rFonts w:asciiTheme="majorHAnsi" w:hAnsiTheme="majorHAnsi"/>
        </w:rPr>
      </w:pPr>
    </w:p>
    <w:p w14:paraId="38BC7664" w14:textId="2C37F91A" w:rsidR="002D165B" w:rsidRPr="009B1DC8" w:rsidRDefault="002D165B" w:rsidP="002D165B">
      <w:pPr>
        <w:pStyle w:val="BodyText"/>
        <w:spacing w:before="1" w:line="273" w:lineRule="auto"/>
        <w:ind w:left="359" w:right="1183"/>
        <w:rPr>
          <w:rFonts w:asciiTheme="majorHAnsi" w:hAnsiTheme="majorHAnsi"/>
          <w:b/>
          <w:bCs/>
        </w:rPr>
      </w:pPr>
      <w:r w:rsidRPr="001A56AB">
        <w:rPr>
          <w:rFonts w:asciiTheme="majorHAnsi" w:hAnsiTheme="majorHAnsi"/>
        </w:rPr>
        <w:t>Following the first hour, any additional usage will be charged in 30-minute billing increments, with partial increments rounded up to the next full half-hour.</w:t>
      </w:r>
    </w:p>
    <w:p w14:paraId="1F0DB019" w14:textId="77777777" w:rsidR="000809A8" w:rsidRDefault="000809A8" w:rsidP="009B1DC8">
      <w:pPr>
        <w:pStyle w:val="BodyText"/>
        <w:spacing w:before="1" w:line="273" w:lineRule="auto"/>
        <w:ind w:right="1183"/>
        <w:rPr>
          <w:rFonts w:asciiTheme="majorHAnsi" w:hAnsiTheme="majorHAnsi"/>
          <w:b/>
          <w:bCs/>
        </w:rPr>
      </w:pPr>
    </w:p>
    <w:p w14:paraId="77D1B882" w14:textId="77777777" w:rsidR="000809A8" w:rsidRPr="000715A9" w:rsidRDefault="000809A8" w:rsidP="000715A9">
      <w:pPr>
        <w:pStyle w:val="BodyText"/>
        <w:spacing w:before="1" w:line="273" w:lineRule="auto"/>
        <w:ind w:left="359" w:right="1183"/>
        <w:rPr>
          <w:rFonts w:asciiTheme="majorHAnsi" w:hAnsiTheme="majorHAnsi"/>
          <w:b/>
          <w:bCs/>
        </w:rPr>
      </w:pPr>
    </w:p>
    <w:p w14:paraId="45F88B88" w14:textId="1D94EF19" w:rsidR="006572F4" w:rsidRPr="000715A9" w:rsidRDefault="00C814FF">
      <w:pPr>
        <w:pStyle w:val="BodyText"/>
        <w:ind w:left="360"/>
        <w:rPr>
          <w:rFonts w:asciiTheme="majorHAnsi" w:hAnsiTheme="majorHAnsi"/>
          <w:b/>
          <w:bCs/>
        </w:rPr>
      </w:pPr>
      <w:r w:rsidRPr="000715A9">
        <w:rPr>
          <w:rFonts w:asciiTheme="majorHAnsi" w:hAnsiTheme="majorHAnsi"/>
          <w:b/>
          <w:bCs/>
        </w:rPr>
        <w:t>Explanatory</w:t>
      </w:r>
      <w:r w:rsidRPr="000715A9">
        <w:rPr>
          <w:rFonts w:asciiTheme="majorHAnsi" w:hAnsiTheme="majorHAnsi"/>
          <w:b/>
          <w:bCs/>
          <w:spacing w:val="-8"/>
        </w:rPr>
        <w:t xml:space="preserve"> </w:t>
      </w:r>
      <w:r w:rsidRPr="000715A9">
        <w:rPr>
          <w:rFonts w:asciiTheme="majorHAnsi" w:hAnsiTheme="majorHAnsi"/>
          <w:b/>
          <w:bCs/>
        </w:rPr>
        <w:t>Note</w:t>
      </w:r>
      <w:r w:rsidRPr="000715A9">
        <w:rPr>
          <w:rFonts w:asciiTheme="majorHAnsi" w:hAnsiTheme="majorHAnsi"/>
          <w:b/>
          <w:bCs/>
          <w:spacing w:val="-4"/>
        </w:rPr>
        <w:t xml:space="preserve"> </w:t>
      </w:r>
      <w:r w:rsidRPr="000715A9">
        <w:rPr>
          <w:rFonts w:asciiTheme="majorHAnsi" w:hAnsiTheme="majorHAnsi"/>
          <w:b/>
          <w:bCs/>
        </w:rPr>
        <w:t>on</w:t>
      </w:r>
      <w:r w:rsidRPr="000715A9">
        <w:rPr>
          <w:rFonts w:asciiTheme="majorHAnsi" w:hAnsiTheme="majorHAnsi"/>
          <w:b/>
          <w:bCs/>
          <w:spacing w:val="-5"/>
        </w:rPr>
        <w:t xml:space="preserve"> </w:t>
      </w:r>
      <w:r w:rsidRPr="000715A9">
        <w:rPr>
          <w:rFonts w:asciiTheme="majorHAnsi" w:hAnsiTheme="majorHAnsi"/>
          <w:b/>
          <w:bCs/>
        </w:rPr>
        <w:t>Flight</w:t>
      </w:r>
      <w:r w:rsidRPr="000715A9">
        <w:rPr>
          <w:rFonts w:asciiTheme="majorHAnsi" w:hAnsiTheme="majorHAnsi"/>
          <w:b/>
          <w:bCs/>
          <w:spacing w:val="-5"/>
        </w:rPr>
        <w:t xml:space="preserve"> </w:t>
      </w:r>
      <w:r w:rsidRPr="000715A9">
        <w:rPr>
          <w:rFonts w:asciiTheme="majorHAnsi" w:hAnsiTheme="majorHAnsi"/>
          <w:b/>
          <w:bCs/>
        </w:rPr>
        <w:t>Volume</w:t>
      </w:r>
      <w:r w:rsidRPr="000715A9">
        <w:rPr>
          <w:rFonts w:asciiTheme="majorHAnsi" w:hAnsiTheme="majorHAnsi"/>
          <w:b/>
          <w:bCs/>
          <w:spacing w:val="-4"/>
        </w:rPr>
        <w:t xml:space="preserve"> </w:t>
      </w:r>
      <w:r w:rsidRPr="000715A9">
        <w:rPr>
          <w:rFonts w:asciiTheme="majorHAnsi" w:hAnsiTheme="majorHAnsi"/>
          <w:b/>
          <w:bCs/>
        </w:rPr>
        <w:t>Adjustment</w:t>
      </w:r>
      <w:r w:rsidRPr="000715A9">
        <w:rPr>
          <w:rFonts w:asciiTheme="majorHAnsi" w:hAnsiTheme="majorHAnsi"/>
          <w:b/>
          <w:bCs/>
          <w:spacing w:val="-4"/>
        </w:rPr>
        <w:t xml:space="preserve"> </w:t>
      </w:r>
      <w:r w:rsidRPr="000715A9">
        <w:rPr>
          <w:rFonts w:asciiTheme="majorHAnsi" w:hAnsiTheme="majorHAnsi"/>
          <w:b/>
          <w:bCs/>
          <w:spacing w:val="-2"/>
        </w:rPr>
        <w:t>Mechanism</w:t>
      </w:r>
    </w:p>
    <w:p w14:paraId="6B0DBC0B" w14:textId="75A55E22" w:rsidR="006572F4" w:rsidRPr="000715A9" w:rsidRDefault="006572F4">
      <w:pPr>
        <w:pStyle w:val="BodyText"/>
        <w:rPr>
          <w:rFonts w:asciiTheme="majorHAnsi" w:hAnsiTheme="majorHAnsi"/>
        </w:rPr>
      </w:pPr>
    </w:p>
    <w:p w14:paraId="08F3D175" w14:textId="0EB13D09" w:rsidR="006572F4" w:rsidRPr="000715A9" w:rsidRDefault="00C814FF" w:rsidP="000715A9">
      <w:pPr>
        <w:pStyle w:val="BodyText"/>
        <w:ind w:left="360" w:right="1069"/>
        <w:jc w:val="both"/>
        <w:rPr>
          <w:rFonts w:asciiTheme="majorHAnsi" w:hAnsiTheme="majorHAnsi"/>
        </w:rPr>
      </w:pPr>
      <w:r w:rsidRPr="000715A9">
        <w:rPr>
          <w:rFonts w:asciiTheme="majorHAnsi" w:hAnsiTheme="majorHAnsi"/>
        </w:rPr>
        <w:lastRenderedPageBreak/>
        <w:t>The</w:t>
      </w:r>
      <w:r w:rsidRPr="000715A9">
        <w:rPr>
          <w:rFonts w:asciiTheme="majorHAnsi" w:hAnsiTheme="majorHAnsi"/>
          <w:spacing w:val="40"/>
        </w:rPr>
        <w:t xml:space="preserve"> </w:t>
      </w:r>
      <w:r w:rsidRPr="000715A9">
        <w:rPr>
          <w:rFonts w:asciiTheme="majorHAnsi" w:hAnsiTheme="majorHAnsi"/>
        </w:rPr>
        <w:t>concession</w:t>
      </w:r>
      <w:r w:rsidRPr="000715A9">
        <w:rPr>
          <w:rFonts w:asciiTheme="majorHAnsi" w:hAnsiTheme="majorHAnsi"/>
          <w:spacing w:val="40"/>
        </w:rPr>
        <w:t xml:space="preserve"> </w:t>
      </w:r>
      <w:r w:rsidRPr="000715A9">
        <w:rPr>
          <w:rFonts w:asciiTheme="majorHAnsi" w:hAnsiTheme="majorHAnsi"/>
        </w:rPr>
        <w:t>pricing</w:t>
      </w:r>
      <w:r w:rsidRPr="000715A9">
        <w:rPr>
          <w:rFonts w:asciiTheme="majorHAnsi" w:hAnsiTheme="majorHAnsi"/>
          <w:spacing w:val="40"/>
        </w:rPr>
        <w:t xml:space="preserve"> </w:t>
      </w:r>
      <w:r w:rsidRPr="000715A9">
        <w:rPr>
          <w:rFonts w:asciiTheme="majorHAnsi" w:hAnsiTheme="majorHAnsi"/>
        </w:rPr>
        <w:t>granted</w:t>
      </w:r>
      <w:r w:rsidRPr="000715A9">
        <w:rPr>
          <w:rFonts w:asciiTheme="majorHAnsi" w:hAnsiTheme="majorHAnsi"/>
          <w:spacing w:val="40"/>
        </w:rPr>
        <w:t xml:space="preserve"> </w:t>
      </w:r>
      <w:r w:rsidRPr="000715A9">
        <w:rPr>
          <w:rFonts w:asciiTheme="majorHAnsi" w:hAnsiTheme="majorHAnsi"/>
        </w:rPr>
        <w:t>under</w:t>
      </w:r>
      <w:r w:rsidRPr="000715A9">
        <w:rPr>
          <w:rFonts w:asciiTheme="majorHAnsi" w:hAnsiTheme="majorHAnsi"/>
          <w:spacing w:val="40"/>
        </w:rPr>
        <w:t xml:space="preserve"> </w:t>
      </w:r>
      <w:r w:rsidRPr="000715A9">
        <w:rPr>
          <w:rFonts w:asciiTheme="majorHAnsi" w:hAnsiTheme="majorHAnsi"/>
        </w:rPr>
        <w:t>this</w:t>
      </w:r>
      <w:r w:rsidRPr="000715A9">
        <w:rPr>
          <w:rFonts w:asciiTheme="majorHAnsi" w:hAnsiTheme="majorHAnsi"/>
          <w:spacing w:val="68"/>
        </w:rPr>
        <w:t xml:space="preserve"> </w:t>
      </w:r>
      <w:r w:rsidRPr="000715A9">
        <w:rPr>
          <w:rFonts w:asciiTheme="majorHAnsi" w:hAnsiTheme="majorHAnsi"/>
        </w:rPr>
        <w:t>agreement</w:t>
      </w:r>
      <w:r w:rsidRPr="000715A9">
        <w:rPr>
          <w:rFonts w:asciiTheme="majorHAnsi" w:hAnsiTheme="majorHAnsi"/>
          <w:spacing w:val="40"/>
        </w:rPr>
        <w:t xml:space="preserve"> </w:t>
      </w:r>
      <w:r w:rsidRPr="000715A9">
        <w:rPr>
          <w:rFonts w:asciiTheme="majorHAnsi" w:hAnsiTheme="majorHAnsi"/>
        </w:rPr>
        <w:t>is</w:t>
      </w:r>
      <w:r w:rsidRPr="000715A9">
        <w:rPr>
          <w:rFonts w:asciiTheme="majorHAnsi" w:hAnsiTheme="majorHAnsi"/>
          <w:spacing w:val="68"/>
        </w:rPr>
        <w:t xml:space="preserve"> </w:t>
      </w:r>
      <w:r w:rsidRPr="000715A9">
        <w:rPr>
          <w:rFonts w:asciiTheme="majorHAnsi" w:hAnsiTheme="majorHAnsi"/>
        </w:rPr>
        <w:t>contingent</w:t>
      </w:r>
      <w:r w:rsidRPr="000715A9">
        <w:rPr>
          <w:rFonts w:asciiTheme="majorHAnsi" w:hAnsiTheme="majorHAnsi"/>
          <w:spacing w:val="40"/>
        </w:rPr>
        <w:t xml:space="preserve"> </w:t>
      </w:r>
      <w:r w:rsidRPr="000715A9">
        <w:rPr>
          <w:rFonts w:asciiTheme="majorHAnsi" w:hAnsiTheme="majorHAnsi"/>
        </w:rPr>
        <w:t>upon</w:t>
      </w:r>
      <w:r w:rsidRPr="000715A9">
        <w:rPr>
          <w:rFonts w:asciiTheme="majorHAnsi" w:hAnsiTheme="majorHAnsi"/>
          <w:spacing w:val="40"/>
        </w:rPr>
        <w:t xml:space="preserve"> </w:t>
      </w:r>
      <w:r w:rsidRPr="000715A9">
        <w:rPr>
          <w:rFonts w:asciiTheme="majorHAnsi" w:hAnsiTheme="majorHAnsi"/>
        </w:rPr>
        <w:t>the</w:t>
      </w:r>
      <w:r w:rsidRPr="000715A9">
        <w:rPr>
          <w:rFonts w:asciiTheme="majorHAnsi" w:hAnsiTheme="majorHAnsi"/>
          <w:spacing w:val="40"/>
        </w:rPr>
        <w:t xml:space="preserve"> </w:t>
      </w:r>
      <w:r w:rsidRPr="000715A9">
        <w:rPr>
          <w:rFonts w:asciiTheme="majorHAnsi" w:hAnsiTheme="majorHAnsi"/>
        </w:rPr>
        <w:t>Carrier</w:t>
      </w:r>
      <w:r w:rsidRPr="000715A9">
        <w:rPr>
          <w:rFonts w:asciiTheme="majorHAnsi" w:hAnsiTheme="majorHAnsi"/>
          <w:spacing w:val="40"/>
        </w:rPr>
        <w:t xml:space="preserve"> </w:t>
      </w:r>
      <w:r w:rsidRPr="000715A9">
        <w:rPr>
          <w:rFonts w:asciiTheme="majorHAnsi" w:hAnsiTheme="majorHAnsi"/>
        </w:rPr>
        <w:t>maintaining operational volumes aligned with expected levels.</w:t>
      </w:r>
    </w:p>
    <w:p w14:paraId="1E444746" w14:textId="407F4209" w:rsidR="000715A9" w:rsidRPr="000715A9" w:rsidRDefault="000715A9" w:rsidP="000715A9">
      <w:pPr>
        <w:pStyle w:val="BodyText"/>
        <w:ind w:left="360"/>
        <w:rPr>
          <w:rFonts w:asciiTheme="majorHAnsi" w:hAnsiTheme="majorHAnsi"/>
        </w:rPr>
      </w:pPr>
    </w:p>
    <w:p w14:paraId="556EFAB6" w14:textId="0313F0C1" w:rsidR="006572F4" w:rsidRPr="000715A9" w:rsidRDefault="00C814FF" w:rsidP="000715A9">
      <w:pPr>
        <w:pStyle w:val="BodyText"/>
        <w:ind w:left="360"/>
        <w:rPr>
          <w:rFonts w:asciiTheme="majorHAnsi" w:hAnsiTheme="majorHAnsi"/>
        </w:rPr>
      </w:pPr>
      <w:r w:rsidRPr="000715A9">
        <w:rPr>
          <w:rFonts w:asciiTheme="majorHAnsi" w:hAnsiTheme="majorHAnsi"/>
        </w:rPr>
        <w:t>To</w:t>
      </w:r>
      <w:r w:rsidRPr="000715A9">
        <w:rPr>
          <w:rFonts w:asciiTheme="majorHAnsi" w:hAnsiTheme="majorHAnsi"/>
          <w:spacing w:val="-6"/>
        </w:rPr>
        <w:t xml:space="preserve"> </w:t>
      </w:r>
      <w:r w:rsidRPr="000715A9">
        <w:rPr>
          <w:rFonts w:asciiTheme="majorHAnsi" w:hAnsiTheme="majorHAnsi"/>
        </w:rPr>
        <w:t>retain</w:t>
      </w:r>
      <w:r w:rsidRPr="000715A9">
        <w:rPr>
          <w:rFonts w:asciiTheme="majorHAnsi" w:hAnsiTheme="majorHAnsi"/>
          <w:spacing w:val="-4"/>
        </w:rPr>
        <w:t xml:space="preserve"> </w:t>
      </w:r>
      <w:r w:rsidRPr="000715A9">
        <w:rPr>
          <w:rFonts w:asciiTheme="majorHAnsi" w:hAnsiTheme="majorHAnsi"/>
        </w:rPr>
        <w:t>concession</w:t>
      </w:r>
      <w:r w:rsidRPr="000715A9">
        <w:rPr>
          <w:rFonts w:asciiTheme="majorHAnsi" w:hAnsiTheme="majorHAnsi"/>
          <w:spacing w:val="-4"/>
        </w:rPr>
        <w:t xml:space="preserve"> </w:t>
      </w:r>
      <w:r w:rsidRPr="000715A9">
        <w:rPr>
          <w:rFonts w:asciiTheme="majorHAnsi" w:hAnsiTheme="majorHAnsi"/>
        </w:rPr>
        <w:t>pricing,</w:t>
      </w:r>
      <w:r w:rsidRPr="000715A9">
        <w:rPr>
          <w:rFonts w:asciiTheme="majorHAnsi" w:hAnsiTheme="majorHAnsi"/>
          <w:spacing w:val="-4"/>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Carrier</w:t>
      </w:r>
      <w:r w:rsidRPr="000715A9">
        <w:rPr>
          <w:rFonts w:asciiTheme="majorHAnsi" w:hAnsiTheme="majorHAnsi"/>
          <w:spacing w:val="-3"/>
        </w:rPr>
        <w:t xml:space="preserve"> </w:t>
      </w:r>
      <w:r w:rsidRPr="000715A9">
        <w:rPr>
          <w:rFonts w:asciiTheme="majorHAnsi" w:hAnsiTheme="majorHAnsi"/>
        </w:rPr>
        <w:t>must</w:t>
      </w:r>
      <w:r w:rsidRPr="000715A9">
        <w:rPr>
          <w:rFonts w:asciiTheme="majorHAnsi" w:hAnsiTheme="majorHAnsi"/>
          <w:spacing w:val="-6"/>
        </w:rPr>
        <w:t xml:space="preserve"> </w:t>
      </w:r>
      <w:r w:rsidR="000715A9" w:rsidRPr="000715A9">
        <w:rPr>
          <w:rFonts w:asciiTheme="majorHAnsi" w:hAnsiTheme="majorHAnsi"/>
          <w:spacing w:val="-6"/>
        </w:rPr>
        <w:t>m</w:t>
      </w:r>
      <w:r w:rsidRPr="000715A9">
        <w:rPr>
          <w:rFonts w:asciiTheme="majorHAnsi" w:hAnsiTheme="majorHAnsi"/>
        </w:rPr>
        <w:t>aintain</w:t>
      </w:r>
      <w:r w:rsidRPr="000715A9">
        <w:rPr>
          <w:rFonts w:asciiTheme="majorHAnsi" w:hAnsiTheme="majorHAnsi"/>
          <w:spacing w:val="-7"/>
        </w:rPr>
        <w:t xml:space="preserve"> </w:t>
      </w:r>
      <w:r w:rsidRPr="000715A9">
        <w:rPr>
          <w:rFonts w:asciiTheme="majorHAnsi" w:hAnsiTheme="majorHAnsi"/>
        </w:rPr>
        <w:t>a</w:t>
      </w:r>
      <w:r w:rsidRPr="000715A9">
        <w:rPr>
          <w:rFonts w:asciiTheme="majorHAnsi" w:hAnsiTheme="majorHAnsi"/>
          <w:spacing w:val="-4"/>
        </w:rPr>
        <w:t xml:space="preserve"> </w:t>
      </w:r>
      <w:r w:rsidRPr="000715A9">
        <w:rPr>
          <w:rFonts w:asciiTheme="majorHAnsi" w:hAnsiTheme="majorHAnsi"/>
        </w:rPr>
        <w:t>rolling</w:t>
      </w:r>
      <w:r w:rsidRPr="000715A9">
        <w:rPr>
          <w:rFonts w:asciiTheme="majorHAnsi" w:hAnsiTheme="majorHAnsi"/>
          <w:spacing w:val="-3"/>
        </w:rPr>
        <w:t xml:space="preserve"> </w:t>
      </w:r>
      <w:r w:rsidRPr="000715A9">
        <w:rPr>
          <w:rFonts w:asciiTheme="majorHAnsi" w:hAnsiTheme="majorHAnsi"/>
        </w:rPr>
        <w:t>four-month</w:t>
      </w:r>
      <w:r w:rsidRPr="000715A9">
        <w:rPr>
          <w:rFonts w:asciiTheme="majorHAnsi" w:hAnsiTheme="majorHAnsi"/>
          <w:spacing w:val="-4"/>
        </w:rPr>
        <w:t xml:space="preserve"> </w:t>
      </w:r>
      <w:r w:rsidRPr="000715A9">
        <w:rPr>
          <w:rFonts w:asciiTheme="majorHAnsi" w:hAnsiTheme="majorHAnsi"/>
        </w:rPr>
        <w:t>average</w:t>
      </w:r>
      <w:r w:rsidRPr="000715A9">
        <w:rPr>
          <w:rFonts w:asciiTheme="majorHAnsi" w:hAnsiTheme="majorHAnsi"/>
          <w:spacing w:val="-4"/>
        </w:rPr>
        <w:t xml:space="preserve"> </w:t>
      </w:r>
      <w:r w:rsidRPr="000715A9">
        <w:rPr>
          <w:rFonts w:asciiTheme="majorHAnsi" w:hAnsiTheme="majorHAnsi"/>
        </w:rPr>
        <w:t>of</w:t>
      </w:r>
      <w:r w:rsidRPr="000715A9">
        <w:rPr>
          <w:rFonts w:asciiTheme="majorHAnsi" w:hAnsiTheme="majorHAnsi"/>
          <w:spacing w:val="-4"/>
        </w:rPr>
        <w:t xml:space="preserve"> </w:t>
      </w:r>
      <w:r w:rsidRPr="000715A9">
        <w:rPr>
          <w:rFonts w:asciiTheme="majorHAnsi" w:hAnsiTheme="majorHAnsi"/>
        </w:rPr>
        <w:t>at</w:t>
      </w:r>
      <w:r w:rsidRPr="000715A9">
        <w:rPr>
          <w:rFonts w:asciiTheme="majorHAnsi" w:hAnsiTheme="majorHAnsi"/>
          <w:spacing w:val="-4"/>
        </w:rPr>
        <w:t xml:space="preserve"> </w:t>
      </w:r>
      <w:r w:rsidRPr="000715A9">
        <w:rPr>
          <w:rFonts w:asciiTheme="majorHAnsi" w:hAnsiTheme="majorHAnsi"/>
        </w:rPr>
        <w:t>least</w:t>
      </w:r>
      <w:r w:rsidRPr="000715A9">
        <w:rPr>
          <w:rFonts w:asciiTheme="majorHAnsi" w:hAnsiTheme="majorHAnsi"/>
          <w:spacing w:val="-4"/>
        </w:rPr>
        <w:t xml:space="preserve"> </w:t>
      </w:r>
      <w:r w:rsidR="00CE6653">
        <w:rPr>
          <w:rFonts w:asciiTheme="majorHAnsi" w:hAnsiTheme="majorHAnsi"/>
          <w:spacing w:val="-4"/>
        </w:rPr>
        <w:t>226</w:t>
      </w:r>
      <w:r w:rsidR="00FA6209">
        <w:rPr>
          <w:rFonts w:asciiTheme="majorHAnsi" w:hAnsiTheme="majorHAnsi"/>
          <w:spacing w:val="-4"/>
        </w:rPr>
        <w:t xml:space="preserve"> </w:t>
      </w:r>
      <w:r w:rsidRPr="000715A9">
        <w:rPr>
          <w:rFonts w:asciiTheme="majorHAnsi" w:hAnsiTheme="majorHAnsi"/>
        </w:rPr>
        <w:t>flights</w:t>
      </w:r>
      <w:r w:rsidRPr="000715A9">
        <w:rPr>
          <w:rFonts w:asciiTheme="majorHAnsi" w:hAnsiTheme="majorHAnsi"/>
          <w:spacing w:val="-3"/>
        </w:rPr>
        <w:t xml:space="preserve"> </w:t>
      </w:r>
      <w:r w:rsidRPr="000715A9">
        <w:rPr>
          <w:rFonts w:asciiTheme="majorHAnsi" w:hAnsiTheme="majorHAnsi"/>
        </w:rPr>
        <w:t>per</w:t>
      </w:r>
      <w:r w:rsidRPr="000715A9">
        <w:rPr>
          <w:rFonts w:asciiTheme="majorHAnsi" w:hAnsiTheme="majorHAnsi"/>
          <w:spacing w:val="-5"/>
        </w:rPr>
        <w:t xml:space="preserve"> </w:t>
      </w:r>
      <w:r w:rsidRPr="000715A9">
        <w:rPr>
          <w:rFonts w:asciiTheme="majorHAnsi" w:hAnsiTheme="majorHAnsi"/>
          <w:spacing w:val="-2"/>
        </w:rPr>
        <w:t>month</w:t>
      </w:r>
      <w:r w:rsidR="000715A9" w:rsidRPr="000715A9">
        <w:rPr>
          <w:rFonts w:asciiTheme="majorHAnsi" w:hAnsiTheme="majorHAnsi"/>
          <w:spacing w:val="-2"/>
        </w:rPr>
        <w:t>.</w:t>
      </w:r>
    </w:p>
    <w:p w14:paraId="1D950B6F" w14:textId="37C0EF43" w:rsidR="006572F4" w:rsidRPr="000715A9" w:rsidRDefault="006572F4" w:rsidP="000715A9">
      <w:pPr>
        <w:pStyle w:val="BodyText"/>
        <w:rPr>
          <w:rFonts w:asciiTheme="majorHAnsi" w:hAnsiTheme="majorHAnsi"/>
        </w:rPr>
      </w:pPr>
    </w:p>
    <w:p w14:paraId="79E469B4" w14:textId="2F07DD87" w:rsidR="006572F4" w:rsidRPr="000715A9" w:rsidRDefault="000715A9" w:rsidP="000715A9">
      <w:pPr>
        <w:pStyle w:val="BodyText"/>
        <w:ind w:left="359" w:right="1069"/>
        <w:rPr>
          <w:rFonts w:asciiTheme="majorHAnsi" w:hAnsiTheme="majorHAnsi"/>
        </w:rPr>
      </w:pPr>
      <w:r w:rsidRPr="000715A9">
        <w:rPr>
          <w:rFonts w:asciiTheme="majorHAnsi" w:hAnsiTheme="majorHAnsi"/>
        </w:rPr>
        <w:t xml:space="preserve">If the abovementioned thresholds </w:t>
      </w:r>
      <w:r w:rsidR="00FA6209">
        <w:rPr>
          <w:rFonts w:asciiTheme="majorHAnsi" w:hAnsiTheme="majorHAnsi"/>
        </w:rPr>
        <w:t>are</w:t>
      </w:r>
      <w:r w:rsidRPr="000715A9">
        <w:rPr>
          <w:rFonts w:asciiTheme="majorHAnsi" w:hAnsiTheme="majorHAnsi"/>
        </w:rPr>
        <w:t xml:space="preserve"> missed, an adjustment invoice will be issued charging the difference between standard tariff rates and concession rates for that month.</w:t>
      </w:r>
    </w:p>
    <w:p w14:paraId="52737733" w14:textId="3F614117" w:rsidR="000715A9" w:rsidRPr="000715A9" w:rsidRDefault="000715A9" w:rsidP="000715A9">
      <w:pPr>
        <w:pStyle w:val="BodyText"/>
        <w:ind w:left="359" w:right="1069"/>
        <w:rPr>
          <w:rFonts w:asciiTheme="majorHAnsi" w:hAnsiTheme="majorHAnsi"/>
        </w:rPr>
      </w:pPr>
    </w:p>
    <w:p w14:paraId="0D512EE5" w14:textId="5800C659" w:rsidR="000715A9" w:rsidRDefault="00C814FF" w:rsidP="000715A9">
      <w:pPr>
        <w:pStyle w:val="BodyText"/>
        <w:ind w:left="359" w:right="1069"/>
        <w:rPr>
          <w:rFonts w:asciiTheme="majorHAnsi" w:hAnsiTheme="majorHAnsi"/>
        </w:rPr>
      </w:pPr>
      <w:r w:rsidRPr="000715A9">
        <w:rPr>
          <w:rFonts w:asciiTheme="majorHAnsi" w:hAnsiTheme="majorHAnsi"/>
        </w:rPr>
        <w:t>This</w:t>
      </w:r>
      <w:r w:rsidRPr="000715A9">
        <w:rPr>
          <w:rFonts w:asciiTheme="majorHAnsi" w:hAnsiTheme="majorHAnsi"/>
          <w:spacing w:val="-1"/>
        </w:rPr>
        <w:t xml:space="preserve"> </w:t>
      </w:r>
      <w:r w:rsidRPr="000715A9">
        <w:rPr>
          <w:rFonts w:asciiTheme="majorHAnsi" w:hAnsiTheme="majorHAnsi"/>
        </w:rPr>
        <w:t>invoice</w:t>
      </w:r>
      <w:r w:rsidRPr="000715A9">
        <w:rPr>
          <w:rFonts w:asciiTheme="majorHAnsi" w:hAnsiTheme="majorHAnsi"/>
          <w:spacing w:val="-2"/>
        </w:rPr>
        <w:t xml:space="preserve"> </w:t>
      </w:r>
      <w:r w:rsidRPr="000715A9">
        <w:rPr>
          <w:rFonts w:asciiTheme="majorHAnsi" w:hAnsiTheme="majorHAnsi"/>
        </w:rPr>
        <w:t>will</w:t>
      </w:r>
      <w:r w:rsidRPr="000715A9">
        <w:rPr>
          <w:rFonts w:asciiTheme="majorHAnsi" w:hAnsiTheme="majorHAnsi"/>
          <w:spacing w:val="-2"/>
        </w:rPr>
        <w:t xml:space="preserve"> </w:t>
      </w:r>
      <w:r w:rsidRPr="000715A9">
        <w:rPr>
          <w:rFonts w:asciiTheme="majorHAnsi" w:hAnsiTheme="majorHAnsi"/>
        </w:rPr>
        <w:t>be</w:t>
      </w:r>
      <w:r w:rsidRPr="000715A9">
        <w:rPr>
          <w:rFonts w:asciiTheme="majorHAnsi" w:hAnsiTheme="majorHAnsi"/>
          <w:spacing w:val="-2"/>
        </w:rPr>
        <w:t xml:space="preserve"> </w:t>
      </w:r>
      <w:r w:rsidRPr="000715A9">
        <w:rPr>
          <w:rFonts w:asciiTheme="majorHAnsi" w:hAnsiTheme="majorHAnsi"/>
        </w:rPr>
        <w:t>delivered</w:t>
      </w:r>
      <w:r w:rsidRPr="000715A9">
        <w:rPr>
          <w:rFonts w:asciiTheme="majorHAnsi" w:hAnsiTheme="majorHAnsi"/>
          <w:spacing w:val="-2"/>
        </w:rPr>
        <w:t xml:space="preserve"> </w:t>
      </w:r>
      <w:r w:rsidRPr="000715A9">
        <w:rPr>
          <w:rFonts w:asciiTheme="majorHAnsi" w:hAnsiTheme="majorHAnsi"/>
        </w:rPr>
        <w:t>together</w:t>
      </w:r>
      <w:r w:rsidRPr="000715A9">
        <w:rPr>
          <w:rFonts w:asciiTheme="majorHAnsi" w:hAnsiTheme="majorHAnsi"/>
          <w:spacing w:val="-2"/>
        </w:rPr>
        <w:t xml:space="preserve"> </w:t>
      </w:r>
      <w:r w:rsidRPr="000715A9">
        <w:rPr>
          <w:rFonts w:asciiTheme="majorHAnsi" w:hAnsiTheme="majorHAnsi"/>
        </w:rPr>
        <w:t>with</w:t>
      </w:r>
      <w:r w:rsidRPr="000715A9">
        <w:rPr>
          <w:rFonts w:asciiTheme="majorHAnsi" w:hAnsiTheme="majorHAnsi"/>
          <w:spacing w:val="-1"/>
        </w:rPr>
        <w:t xml:space="preserve"> </w:t>
      </w:r>
      <w:r w:rsidRPr="000715A9">
        <w:rPr>
          <w:rFonts w:asciiTheme="majorHAnsi" w:hAnsiTheme="majorHAnsi"/>
        </w:rPr>
        <w:t>the</w:t>
      </w:r>
      <w:r w:rsidRPr="000715A9">
        <w:rPr>
          <w:rFonts w:asciiTheme="majorHAnsi" w:hAnsiTheme="majorHAnsi"/>
          <w:spacing w:val="-2"/>
        </w:rPr>
        <w:t xml:space="preserve"> </w:t>
      </w:r>
      <w:r w:rsidRPr="000715A9">
        <w:rPr>
          <w:rFonts w:asciiTheme="majorHAnsi" w:hAnsiTheme="majorHAnsi"/>
        </w:rPr>
        <w:t>next</w:t>
      </w:r>
      <w:r w:rsidRPr="000715A9">
        <w:rPr>
          <w:rFonts w:asciiTheme="majorHAnsi" w:hAnsiTheme="majorHAnsi"/>
          <w:spacing w:val="-2"/>
        </w:rPr>
        <w:t xml:space="preserve"> </w:t>
      </w:r>
      <w:r w:rsidRPr="000715A9">
        <w:rPr>
          <w:rFonts w:asciiTheme="majorHAnsi" w:hAnsiTheme="majorHAnsi"/>
        </w:rPr>
        <w:t>regular</w:t>
      </w:r>
      <w:r w:rsidRPr="000715A9">
        <w:rPr>
          <w:rFonts w:asciiTheme="majorHAnsi" w:hAnsiTheme="majorHAnsi"/>
          <w:spacing w:val="-2"/>
        </w:rPr>
        <w:t xml:space="preserve"> </w:t>
      </w:r>
      <w:r w:rsidRPr="000715A9">
        <w:rPr>
          <w:rFonts w:asciiTheme="majorHAnsi" w:hAnsiTheme="majorHAnsi"/>
        </w:rPr>
        <w:t>prepayment</w:t>
      </w:r>
      <w:r w:rsidRPr="000715A9">
        <w:rPr>
          <w:rFonts w:asciiTheme="majorHAnsi" w:hAnsiTheme="majorHAnsi"/>
          <w:spacing w:val="-2"/>
        </w:rPr>
        <w:t xml:space="preserve"> </w:t>
      </w:r>
      <w:r w:rsidRPr="000715A9">
        <w:rPr>
          <w:rFonts w:asciiTheme="majorHAnsi" w:hAnsiTheme="majorHAnsi"/>
        </w:rPr>
        <w:t>invoice</w:t>
      </w:r>
      <w:r w:rsidRPr="000715A9">
        <w:rPr>
          <w:rFonts w:asciiTheme="majorHAnsi" w:hAnsiTheme="majorHAnsi"/>
          <w:spacing w:val="-2"/>
        </w:rPr>
        <w:t xml:space="preserve"> </w:t>
      </w:r>
      <w:r w:rsidRPr="000715A9">
        <w:rPr>
          <w:rFonts w:asciiTheme="majorHAnsi" w:hAnsiTheme="majorHAnsi"/>
        </w:rPr>
        <w:t>and</w:t>
      </w:r>
      <w:r w:rsidRPr="000715A9">
        <w:rPr>
          <w:rFonts w:asciiTheme="majorHAnsi" w:hAnsiTheme="majorHAnsi"/>
          <w:spacing w:val="-2"/>
        </w:rPr>
        <w:t xml:space="preserve"> </w:t>
      </w:r>
      <w:r w:rsidRPr="000715A9">
        <w:rPr>
          <w:rFonts w:asciiTheme="majorHAnsi" w:hAnsiTheme="majorHAnsi"/>
        </w:rPr>
        <w:t>due</w:t>
      </w:r>
      <w:r w:rsidRPr="000715A9">
        <w:rPr>
          <w:rFonts w:asciiTheme="majorHAnsi" w:hAnsiTheme="majorHAnsi"/>
          <w:spacing w:val="-2"/>
        </w:rPr>
        <w:t xml:space="preserve"> </w:t>
      </w:r>
      <w:r w:rsidRPr="000715A9">
        <w:rPr>
          <w:rFonts w:asciiTheme="majorHAnsi" w:hAnsiTheme="majorHAnsi"/>
        </w:rPr>
        <w:t>on the same terms.</w:t>
      </w:r>
    </w:p>
    <w:p w14:paraId="77D4BDB3" w14:textId="77777777" w:rsidR="000715A9" w:rsidRDefault="000715A9" w:rsidP="000715A9">
      <w:pPr>
        <w:pStyle w:val="BodyText"/>
        <w:ind w:left="359" w:right="1069"/>
        <w:rPr>
          <w:rFonts w:asciiTheme="majorHAnsi" w:hAnsiTheme="majorHAnsi"/>
        </w:rPr>
      </w:pPr>
    </w:p>
    <w:p w14:paraId="3308540C" w14:textId="5BCA4D79" w:rsidR="006572F4" w:rsidRPr="000715A9" w:rsidRDefault="00C814FF" w:rsidP="009B1DC8">
      <w:pPr>
        <w:pStyle w:val="BodyText"/>
        <w:ind w:left="359" w:right="1069"/>
        <w:jc w:val="both"/>
        <w:rPr>
          <w:rFonts w:asciiTheme="majorHAnsi" w:hAnsiTheme="majorHAnsi"/>
        </w:rPr>
      </w:pPr>
      <w:r w:rsidRPr="000715A9">
        <w:rPr>
          <w:rFonts w:asciiTheme="majorHAnsi" w:hAnsiTheme="majorHAnsi"/>
          <w:b/>
          <w:bCs/>
        </w:rPr>
        <w:t>Paragraph I</w:t>
      </w:r>
      <w:r w:rsidRPr="000715A9">
        <w:rPr>
          <w:rFonts w:asciiTheme="majorHAnsi" w:hAnsiTheme="majorHAnsi"/>
        </w:rPr>
        <w:t>. Except as expressly modified by this document, Annex B1.0 – Punta Cana, Agreed</w:t>
      </w:r>
      <w:r w:rsidRPr="000715A9">
        <w:rPr>
          <w:rFonts w:asciiTheme="majorHAnsi" w:hAnsiTheme="majorHAnsi"/>
          <w:spacing w:val="-5"/>
        </w:rPr>
        <w:t xml:space="preserve"> </w:t>
      </w:r>
      <w:r w:rsidRPr="000715A9">
        <w:rPr>
          <w:rFonts w:asciiTheme="majorHAnsi" w:hAnsiTheme="majorHAnsi"/>
        </w:rPr>
        <w:t>Services</w:t>
      </w:r>
      <w:r w:rsidRPr="000715A9">
        <w:rPr>
          <w:rFonts w:asciiTheme="majorHAnsi" w:hAnsiTheme="majorHAnsi"/>
          <w:spacing w:val="-2"/>
        </w:rPr>
        <w:t xml:space="preserve"> </w:t>
      </w:r>
      <w:r w:rsidRPr="000715A9">
        <w:rPr>
          <w:rFonts w:asciiTheme="majorHAnsi" w:hAnsiTheme="majorHAnsi"/>
        </w:rPr>
        <w:t>and</w:t>
      </w:r>
      <w:r w:rsidRPr="000715A9">
        <w:rPr>
          <w:rFonts w:asciiTheme="majorHAnsi" w:hAnsiTheme="majorHAnsi"/>
          <w:spacing w:val="-3"/>
        </w:rPr>
        <w:t xml:space="preserve"> </w:t>
      </w:r>
      <w:r w:rsidRPr="000715A9">
        <w:rPr>
          <w:rFonts w:asciiTheme="majorHAnsi" w:hAnsiTheme="majorHAnsi"/>
        </w:rPr>
        <w:t>Charges</w:t>
      </w:r>
      <w:r w:rsidRPr="000715A9">
        <w:rPr>
          <w:rFonts w:asciiTheme="majorHAnsi" w:hAnsiTheme="majorHAnsi"/>
          <w:spacing w:val="-2"/>
        </w:rPr>
        <w:t xml:space="preserve"> </w:t>
      </w:r>
      <w:r w:rsidRPr="000715A9">
        <w:rPr>
          <w:rFonts w:asciiTheme="majorHAnsi" w:hAnsiTheme="majorHAnsi"/>
        </w:rPr>
        <w:t>to</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5"/>
        </w:rPr>
        <w:t xml:space="preserve"> </w:t>
      </w:r>
      <w:r w:rsidRPr="000715A9">
        <w:rPr>
          <w:rFonts w:asciiTheme="majorHAnsi" w:hAnsiTheme="majorHAnsi"/>
        </w:rPr>
        <w:t>SGHA</w:t>
      </w:r>
      <w:r w:rsidRPr="000715A9">
        <w:rPr>
          <w:rFonts w:asciiTheme="majorHAnsi" w:hAnsiTheme="majorHAnsi"/>
          <w:spacing w:val="-4"/>
        </w:rPr>
        <w:t xml:space="preserve"> </w:t>
      </w:r>
      <w:r w:rsidRPr="000715A9">
        <w:rPr>
          <w:rFonts w:asciiTheme="majorHAnsi" w:hAnsiTheme="majorHAnsi"/>
        </w:rPr>
        <w:t>and</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Ramp</w:t>
      </w:r>
      <w:r w:rsidRPr="000715A9">
        <w:rPr>
          <w:rFonts w:asciiTheme="majorHAnsi" w:hAnsiTheme="majorHAnsi"/>
          <w:spacing w:val="-3"/>
        </w:rPr>
        <w:t xml:space="preserve"> </w:t>
      </w:r>
      <w:r w:rsidRPr="000715A9">
        <w:rPr>
          <w:rFonts w:asciiTheme="majorHAnsi" w:hAnsiTheme="majorHAnsi"/>
        </w:rPr>
        <w:t>Services</w:t>
      </w:r>
      <w:r w:rsidRPr="000715A9">
        <w:rPr>
          <w:rFonts w:asciiTheme="majorHAnsi" w:hAnsiTheme="majorHAnsi"/>
          <w:spacing w:val="-4"/>
        </w:rPr>
        <w:t xml:space="preserve"> </w:t>
      </w:r>
      <w:r w:rsidRPr="000715A9">
        <w:rPr>
          <w:rFonts w:asciiTheme="majorHAnsi" w:hAnsiTheme="majorHAnsi"/>
        </w:rPr>
        <w:t>Tariff</w:t>
      </w:r>
      <w:r w:rsidRPr="000715A9">
        <w:rPr>
          <w:rFonts w:asciiTheme="majorHAnsi" w:hAnsiTheme="majorHAnsi"/>
          <w:spacing w:val="-3"/>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Punta</w:t>
      </w:r>
      <w:r w:rsidRPr="000715A9">
        <w:rPr>
          <w:rFonts w:asciiTheme="majorHAnsi" w:hAnsiTheme="majorHAnsi"/>
          <w:spacing w:val="-3"/>
        </w:rPr>
        <w:t xml:space="preserve"> </w:t>
      </w:r>
      <w:r w:rsidRPr="000715A9">
        <w:rPr>
          <w:rFonts w:asciiTheme="majorHAnsi" w:hAnsiTheme="majorHAnsi"/>
        </w:rPr>
        <w:t>Cana</w:t>
      </w:r>
      <w:r w:rsidRPr="000715A9">
        <w:rPr>
          <w:rFonts w:asciiTheme="majorHAnsi" w:hAnsiTheme="majorHAnsi"/>
          <w:spacing w:val="-3"/>
        </w:rPr>
        <w:t xml:space="preserve"> </w:t>
      </w:r>
      <w:r w:rsidRPr="000715A9">
        <w:rPr>
          <w:rFonts w:asciiTheme="majorHAnsi" w:hAnsiTheme="majorHAnsi"/>
        </w:rPr>
        <w:t>dated October 30, 2022, shall remain in full force and effect</w:t>
      </w:r>
      <w:r w:rsidR="005B7C6C">
        <w:rPr>
          <w:rFonts w:asciiTheme="majorHAnsi" w:hAnsiTheme="majorHAnsi"/>
        </w:rPr>
        <w:t xml:space="preserve">, </w:t>
      </w:r>
      <w:r w:rsidR="005B7C6C" w:rsidRPr="000715A9">
        <w:rPr>
          <w:rFonts w:asciiTheme="majorHAnsi" w:hAnsiTheme="majorHAnsi"/>
        </w:rPr>
        <w:t>attached herein as Exhibit A.</w:t>
      </w:r>
    </w:p>
    <w:p w14:paraId="618D26E6" w14:textId="77777777" w:rsidR="006572F4" w:rsidRDefault="00C814FF">
      <w:pPr>
        <w:pStyle w:val="BodyText"/>
        <w:spacing w:before="200" w:line="276" w:lineRule="auto"/>
        <w:ind w:left="359" w:right="1183"/>
        <w:rPr>
          <w:rFonts w:asciiTheme="majorHAnsi" w:hAnsiTheme="majorHAnsi"/>
        </w:rPr>
      </w:pPr>
      <w:r w:rsidRPr="000715A9">
        <w:rPr>
          <w:rFonts w:asciiTheme="majorHAnsi" w:hAnsiTheme="majorHAnsi"/>
          <w:b/>
          <w:bCs/>
        </w:rPr>
        <w:t>Paragraph II.</w:t>
      </w:r>
      <w:r w:rsidRPr="000715A9">
        <w:rPr>
          <w:rFonts w:asciiTheme="majorHAnsi" w:hAnsiTheme="majorHAnsi"/>
        </w:rPr>
        <w:t xml:space="preserve"> The Special Concession granted herein shall be valid for a term of three (3) years,</w:t>
      </w:r>
      <w:r w:rsidRPr="000715A9">
        <w:rPr>
          <w:rFonts w:asciiTheme="majorHAnsi" w:hAnsiTheme="majorHAnsi"/>
          <w:spacing w:val="-2"/>
        </w:rPr>
        <w:t xml:space="preserve"> </w:t>
      </w:r>
      <w:r w:rsidRPr="000715A9">
        <w:rPr>
          <w:rFonts w:asciiTheme="majorHAnsi" w:hAnsiTheme="majorHAnsi"/>
        </w:rPr>
        <w:t>from</w:t>
      </w:r>
      <w:r w:rsidRPr="000715A9">
        <w:rPr>
          <w:rFonts w:asciiTheme="majorHAnsi" w:hAnsiTheme="majorHAnsi"/>
          <w:spacing w:val="-1"/>
        </w:rPr>
        <w:t xml:space="preserve"> </w:t>
      </w:r>
      <w:commentRangeStart w:id="93"/>
      <w:commentRangeStart w:id="94"/>
      <w:r w:rsidRPr="000715A9">
        <w:rPr>
          <w:rFonts w:asciiTheme="majorHAnsi" w:hAnsiTheme="majorHAnsi"/>
        </w:rPr>
        <w:t>June</w:t>
      </w:r>
      <w:r w:rsidRPr="000715A9">
        <w:rPr>
          <w:rFonts w:asciiTheme="majorHAnsi" w:hAnsiTheme="majorHAnsi"/>
          <w:spacing w:val="-2"/>
        </w:rPr>
        <w:t xml:space="preserve"> </w:t>
      </w:r>
      <w:r w:rsidRPr="000715A9">
        <w:rPr>
          <w:rFonts w:asciiTheme="majorHAnsi" w:hAnsiTheme="majorHAnsi"/>
        </w:rPr>
        <w:t>1st,</w:t>
      </w:r>
      <w:r w:rsidRPr="000715A9">
        <w:rPr>
          <w:rFonts w:asciiTheme="majorHAnsi" w:hAnsiTheme="majorHAnsi"/>
          <w:spacing w:val="-4"/>
        </w:rPr>
        <w:t xml:space="preserve"> </w:t>
      </w:r>
      <w:r w:rsidRPr="000715A9">
        <w:rPr>
          <w:rFonts w:asciiTheme="majorHAnsi" w:hAnsiTheme="majorHAnsi"/>
        </w:rPr>
        <w:t>2025</w:t>
      </w:r>
      <w:commentRangeEnd w:id="93"/>
      <w:r w:rsidR="000715A9" w:rsidRPr="000715A9">
        <w:rPr>
          <w:rStyle w:val="CommentReference"/>
          <w:rFonts w:asciiTheme="majorHAnsi" w:hAnsiTheme="majorHAnsi"/>
          <w:sz w:val="22"/>
          <w:szCs w:val="22"/>
        </w:rPr>
        <w:commentReference w:id="93"/>
      </w:r>
      <w:commentRangeEnd w:id="94"/>
      <w:r w:rsidR="00EA2DE2">
        <w:rPr>
          <w:rStyle w:val="CommentReference"/>
        </w:rPr>
        <w:commentReference w:id="94"/>
      </w:r>
      <w:r w:rsidRPr="000715A9">
        <w:rPr>
          <w:rFonts w:asciiTheme="majorHAnsi" w:hAnsiTheme="majorHAnsi"/>
        </w:rPr>
        <w:t>,</w:t>
      </w:r>
      <w:r w:rsidRPr="000715A9">
        <w:rPr>
          <w:rFonts w:asciiTheme="majorHAnsi" w:hAnsiTheme="majorHAnsi"/>
          <w:spacing w:val="-2"/>
        </w:rPr>
        <w:t xml:space="preserve"> </w:t>
      </w:r>
      <w:r w:rsidRPr="000715A9">
        <w:rPr>
          <w:rFonts w:asciiTheme="majorHAnsi" w:hAnsiTheme="majorHAnsi"/>
        </w:rPr>
        <w:t>to</w:t>
      </w:r>
      <w:r w:rsidRPr="000715A9">
        <w:rPr>
          <w:rFonts w:asciiTheme="majorHAnsi" w:hAnsiTheme="majorHAnsi"/>
          <w:spacing w:val="-1"/>
        </w:rPr>
        <w:t xml:space="preserve"> </w:t>
      </w:r>
      <w:r w:rsidRPr="000715A9">
        <w:rPr>
          <w:rFonts w:asciiTheme="majorHAnsi" w:hAnsiTheme="majorHAnsi"/>
        </w:rPr>
        <w:t>May</w:t>
      </w:r>
      <w:r w:rsidRPr="000715A9">
        <w:rPr>
          <w:rFonts w:asciiTheme="majorHAnsi" w:hAnsiTheme="majorHAnsi"/>
          <w:spacing w:val="-3"/>
        </w:rPr>
        <w:t xml:space="preserve"> </w:t>
      </w:r>
      <w:r w:rsidRPr="000715A9">
        <w:rPr>
          <w:rFonts w:asciiTheme="majorHAnsi" w:hAnsiTheme="majorHAnsi"/>
        </w:rPr>
        <w:t>31st,</w:t>
      </w:r>
      <w:r w:rsidRPr="000715A9">
        <w:rPr>
          <w:rFonts w:asciiTheme="majorHAnsi" w:hAnsiTheme="majorHAnsi"/>
          <w:spacing w:val="-2"/>
        </w:rPr>
        <w:t xml:space="preserve"> </w:t>
      </w:r>
      <w:r w:rsidRPr="000715A9">
        <w:rPr>
          <w:rFonts w:asciiTheme="majorHAnsi" w:hAnsiTheme="majorHAnsi"/>
        </w:rPr>
        <w:t>2028.</w:t>
      </w:r>
      <w:r w:rsidRPr="000715A9">
        <w:rPr>
          <w:rFonts w:asciiTheme="majorHAnsi" w:hAnsiTheme="majorHAnsi"/>
          <w:spacing w:val="-4"/>
        </w:rPr>
        <w:t xml:space="preserve"> </w:t>
      </w:r>
      <w:r w:rsidRPr="000715A9">
        <w:rPr>
          <w:rFonts w:asciiTheme="majorHAnsi" w:hAnsiTheme="majorHAnsi"/>
        </w:rPr>
        <w:t>Either</w:t>
      </w:r>
      <w:r w:rsidRPr="000715A9">
        <w:rPr>
          <w:rFonts w:asciiTheme="majorHAnsi" w:hAnsiTheme="majorHAnsi"/>
          <w:spacing w:val="-5"/>
        </w:rPr>
        <w:t xml:space="preserve"> </w:t>
      </w:r>
      <w:r w:rsidRPr="000715A9">
        <w:rPr>
          <w:rFonts w:asciiTheme="majorHAnsi" w:hAnsiTheme="majorHAnsi"/>
        </w:rPr>
        <w:t>Party</w:t>
      </w:r>
      <w:r w:rsidRPr="000715A9">
        <w:rPr>
          <w:rFonts w:asciiTheme="majorHAnsi" w:hAnsiTheme="majorHAnsi"/>
          <w:spacing w:val="-3"/>
        </w:rPr>
        <w:t xml:space="preserve"> </w:t>
      </w:r>
      <w:r w:rsidRPr="000715A9">
        <w:rPr>
          <w:rFonts w:asciiTheme="majorHAnsi" w:hAnsiTheme="majorHAnsi"/>
        </w:rPr>
        <w:t>may</w:t>
      </w:r>
      <w:r w:rsidRPr="000715A9">
        <w:rPr>
          <w:rFonts w:asciiTheme="majorHAnsi" w:hAnsiTheme="majorHAnsi"/>
          <w:spacing w:val="-3"/>
        </w:rPr>
        <w:t xml:space="preserve"> </w:t>
      </w:r>
      <w:r w:rsidRPr="000715A9">
        <w:rPr>
          <w:rFonts w:asciiTheme="majorHAnsi" w:hAnsiTheme="majorHAnsi"/>
        </w:rPr>
        <w:t>terminate</w:t>
      </w:r>
      <w:r w:rsidRPr="000715A9">
        <w:rPr>
          <w:rFonts w:asciiTheme="majorHAnsi" w:hAnsiTheme="majorHAnsi"/>
          <w:spacing w:val="-2"/>
        </w:rPr>
        <w:t xml:space="preserve"> </w:t>
      </w:r>
      <w:r w:rsidRPr="000715A9">
        <w:rPr>
          <w:rFonts w:asciiTheme="majorHAnsi" w:hAnsiTheme="majorHAnsi"/>
        </w:rPr>
        <w:t>this</w:t>
      </w:r>
      <w:r w:rsidRPr="000715A9">
        <w:rPr>
          <w:rFonts w:asciiTheme="majorHAnsi" w:hAnsiTheme="majorHAnsi"/>
          <w:spacing w:val="-1"/>
        </w:rPr>
        <w:t xml:space="preserve"> </w:t>
      </w:r>
      <w:r w:rsidRPr="000715A9">
        <w:rPr>
          <w:rFonts w:asciiTheme="majorHAnsi" w:hAnsiTheme="majorHAnsi"/>
        </w:rPr>
        <w:t>concession by providing six (6) months’ prior written notice to the other Party.</w:t>
      </w:r>
    </w:p>
    <w:p w14:paraId="05EB3B2F" w14:textId="77777777" w:rsidR="00C814FF" w:rsidRPr="000715A9" w:rsidRDefault="00C814FF">
      <w:pPr>
        <w:pStyle w:val="BodyText"/>
        <w:spacing w:before="200" w:line="276" w:lineRule="auto"/>
        <w:ind w:left="359" w:right="1183"/>
        <w:rPr>
          <w:rFonts w:asciiTheme="majorHAnsi" w:hAnsiTheme="majorHAnsi"/>
        </w:rPr>
      </w:pPr>
    </w:p>
    <w:p w14:paraId="65CFA30A" w14:textId="227FB298" w:rsidR="00C814FF" w:rsidRPr="009B1DC8" w:rsidRDefault="00C814FF" w:rsidP="00C814FF">
      <w:pPr>
        <w:overflowPunct w:val="0"/>
        <w:adjustRightInd w:val="0"/>
        <w:ind w:left="360"/>
        <w:contextualSpacing/>
        <w:jc w:val="both"/>
        <w:rPr>
          <w:rFonts w:asciiTheme="majorHAnsi" w:eastAsia="Arial" w:hAnsiTheme="majorHAnsi" w:cs="Arial"/>
          <w:kern w:val="28"/>
          <w:sz w:val="20"/>
          <w:szCs w:val="20"/>
          <w:lang w:eastAsia="de-DE"/>
        </w:rPr>
      </w:pPr>
      <w:r w:rsidRPr="000715A9">
        <w:rPr>
          <w:rFonts w:asciiTheme="majorHAnsi" w:hAnsiTheme="majorHAnsi"/>
          <w:b/>
          <w:bCs/>
        </w:rPr>
        <w:t>Paragraph</w:t>
      </w:r>
      <w:r w:rsidRPr="000715A9">
        <w:rPr>
          <w:rFonts w:asciiTheme="majorHAnsi" w:hAnsiTheme="majorHAnsi"/>
          <w:b/>
          <w:bCs/>
          <w:spacing w:val="-2"/>
        </w:rPr>
        <w:t xml:space="preserve"> </w:t>
      </w:r>
      <w:r w:rsidRPr="000715A9">
        <w:rPr>
          <w:rFonts w:asciiTheme="majorHAnsi" w:hAnsiTheme="majorHAnsi"/>
          <w:b/>
          <w:bCs/>
        </w:rPr>
        <w:t>III.</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Carrier</w:t>
      </w:r>
      <w:r w:rsidRPr="000715A9">
        <w:rPr>
          <w:rFonts w:asciiTheme="majorHAnsi" w:hAnsiTheme="majorHAnsi"/>
          <w:spacing w:val="-6"/>
        </w:rPr>
        <w:t xml:space="preserve"> </w:t>
      </w:r>
      <w:r w:rsidRPr="000715A9">
        <w:rPr>
          <w:rFonts w:asciiTheme="majorHAnsi" w:hAnsiTheme="majorHAnsi"/>
        </w:rPr>
        <w:t>agrees</w:t>
      </w:r>
      <w:r w:rsidRPr="000715A9">
        <w:rPr>
          <w:rFonts w:asciiTheme="majorHAnsi" w:hAnsiTheme="majorHAnsi"/>
          <w:spacing w:val="-2"/>
        </w:rPr>
        <w:t xml:space="preserve"> </w:t>
      </w:r>
      <w:r w:rsidRPr="000715A9">
        <w:rPr>
          <w:rFonts w:asciiTheme="majorHAnsi" w:hAnsiTheme="majorHAnsi"/>
        </w:rPr>
        <w:t>not</w:t>
      </w:r>
      <w:r w:rsidRPr="000715A9">
        <w:rPr>
          <w:rFonts w:asciiTheme="majorHAnsi" w:hAnsiTheme="majorHAnsi"/>
          <w:spacing w:val="-3"/>
        </w:rPr>
        <w:t xml:space="preserve"> </w:t>
      </w:r>
      <w:r w:rsidRPr="000715A9">
        <w:rPr>
          <w:rFonts w:asciiTheme="majorHAnsi" w:hAnsiTheme="majorHAnsi"/>
        </w:rPr>
        <w:t>to</w:t>
      </w:r>
      <w:r w:rsidRPr="000715A9">
        <w:rPr>
          <w:rFonts w:asciiTheme="majorHAnsi" w:hAnsiTheme="majorHAnsi"/>
          <w:spacing w:val="-3"/>
        </w:rPr>
        <w:t xml:space="preserve"> </w:t>
      </w:r>
      <w:r w:rsidRPr="000715A9">
        <w:rPr>
          <w:rFonts w:asciiTheme="majorHAnsi" w:hAnsiTheme="majorHAnsi"/>
        </w:rPr>
        <w:t>disclose</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5"/>
        </w:rPr>
        <w:t xml:space="preserve"> </w:t>
      </w:r>
      <w:r w:rsidRPr="000715A9">
        <w:rPr>
          <w:rFonts w:asciiTheme="majorHAnsi" w:hAnsiTheme="majorHAnsi"/>
        </w:rPr>
        <w:t>existence</w:t>
      </w:r>
      <w:r w:rsidRPr="000715A9">
        <w:rPr>
          <w:rFonts w:asciiTheme="majorHAnsi" w:hAnsiTheme="majorHAnsi"/>
          <w:spacing w:val="-3"/>
        </w:rPr>
        <w:t xml:space="preserve"> </w:t>
      </w:r>
      <w:r w:rsidRPr="000715A9">
        <w:rPr>
          <w:rFonts w:asciiTheme="majorHAnsi" w:hAnsiTheme="majorHAnsi"/>
        </w:rPr>
        <w:t>of</w:t>
      </w:r>
      <w:r w:rsidRPr="000715A9">
        <w:rPr>
          <w:rFonts w:asciiTheme="majorHAnsi" w:hAnsiTheme="majorHAnsi"/>
          <w:spacing w:val="-3"/>
        </w:rPr>
        <w:t xml:space="preserve"> </w:t>
      </w:r>
      <w:r w:rsidRPr="000715A9">
        <w:rPr>
          <w:rFonts w:asciiTheme="majorHAnsi" w:hAnsiTheme="majorHAnsi"/>
        </w:rPr>
        <w:t>this</w:t>
      </w:r>
      <w:r w:rsidRPr="000715A9">
        <w:rPr>
          <w:rFonts w:asciiTheme="majorHAnsi" w:hAnsiTheme="majorHAnsi"/>
          <w:spacing w:val="-2"/>
        </w:rPr>
        <w:t xml:space="preserve"> </w:t>
      </w:r>
      <w:r w:rsidRPr="000715A9">
        <w:rPr>
          <w:rFonts w:asciiTheme="majorHAnsi" w:hAnsiTheme="majorHAnsi"/>
        </w:rPr>
        <w:t>Special</w:t>
      </w:r>
      <w:r w:rsidRPr="000715A9">
        <w:rPr>
          <w:rFonts w:asciiTheme="majorHAnsi" w:hAnsiTheme="majorHAnsi"/>
          <w:spacing w:val="-3"/>
        </w:rPr>
        <w:t xml:space="preserve"> </w:t>
      </w:r>
      <w:r w:rsidRPr="000715A9">
        <w:rPr>
          <w:rFonts w:asciiTheme="majorHAnsi" w:hAnsiTheme="majorHAnsi"/>
        </w:rPr>
        <w:t>Concession. Failure to comply will immediately render the concession without effect</w:t>
      </w:r>
      <w:r w:rsidR="00A07C52" w:rsidRPr="00FA6209">
        <w:rPr>
          <w:rFonts w:asciiTheme="majorHAnsi" w:hAnsiTheme="majorHAnsi"/>
        </w:rPr>
        <w:t xml:space="preserve">, </w:t>
      </w:r>
      <w:r w:rsidRPr="009B1DC8">
        <w:rPr>
          <w:rFonts w:asciiTheme="majorHAnsi" w:hAnsiTheme="majorHAnsi"/>
        </w:rPr>
        <w:t>unless such information has been made public anywhere by anyone other than the</w:t>
      </w:r>
      <w:r w:rsidRPr="009B1DC8">
        <w:rPr>
          <w:rFonts w:asciiTheme="majorHAnsi" w:hAnsiTheme="majorHAnsi"/>
          <w:spacing w:val="-8"/>
        </w:rPr>
        <w:t xml:space="preserve"> </w:t>
      </w:r>
      <w:r w:rsidRPr="009B1DC8">
        <w:rPr>
          <w:rFonts w:asciiTheme="majorHAnsi" w:hAnsiTheme="majorHAnsi"/>
        </w:rPr>
        <w:t>Carrier</w:t>
      </w:r>
      <w:r w:rsidRPr="009B1DC8">
        <w:rPr>
          <w:rFonts w:asciiTheme="majorHAnsi" w:hAnsiTheme="majorHAnsi"/>
          <w:spacing w:val="-8"/>
        </w:rPr>
        <w:t xml:space="preserve"> </w:t>
      </w:r>
      <w:r w:rsidRPr="009B1DC8">
        <w:rPr>
          <w:rFonts w:asciiTheme="majorHAnsi" w:hAnsiTheme="majorHAnsi"/>
        </w:rPr>
        <w:t>or</w:t>
      </w:r>
      <w:r w:rsidRPr="009B1DC8">
        <w:rPr>
          <w:rFonts w:asciiTheme="majorHAnsi" w:hAnsiTheme="majorHAnsi"/>
          <w:spacing w:val="-7"/>
        </w:rPr>
        <w:t xml:space="preserve"> </w:t>
      </w:r>
      <w:r w:rsidRPr="009B1DC8">
        <w:rPr>
          <w:rFonts w:asciiTheme="majorHAnsi" w:hAnsiTheme="majorHAnsi"/>
        </w:rPr>
        <w:t>any</w:t>
      </w:r>
      <w:r w:rsidRPr="009B1DC8">
        <w:rPr>
          <w:rFonts w:asciiTheme="majorHAnsi" w:hAnsiTheme="majorHAnsi"/>
          <w:spacing w:val="-8"/>
        </w:rPr>
        <w:t xml:space="preserve"> </w:t>
      </w:r>
      <w:r w:rsidRPr="009B1DC8">
        <w:rPr>
          <w:rFonts w:asciiTheme="majorHAnsi" w:hAnsiTheme="majorHAnsi"/>
        </w:rPr>
        <w:t>other</w:t>
      </w:r>
      <w:r w:rsidRPr="009B1DC8">
        <w:rPr>
          <w:rFonts w:asciiTheme="majorHAnsi" w:hAnsiTheme="majorHAnsi"/>
          <w:spacing w:val="-7"/>
        </w:rPr>
        <w:t xml:space="preserve"> </w:t>
      </w:r>
      <w:r w:rsidRPr="009B1DC8">
        <w:rPr>
          <w:rFonts w:asciiTheme="majorHAnsi" w:hAnsiTheme="majorHAnsi"/>
        </w:rPr>
        <w:t>person</w:t>
      </w:r>
      <w:r w:rsidRPr="009B1DC8">
        <w:rPr>
          <w:rFonts w:asciiTheme="majorHAnsi" w:hAnsiTheme="majorHAnsi"/>
          <w:spacing w:val="-7"/>
        </w:rPr>
        <w:t xml:space="preserve"> </w:t>
      </w:r>
      <w:r w:rsidRPr="009B1DC8">
        <w:rPr>
          <w:rFonts w:asciiTheme="majorHAnsi" w:hAnsiTheme="majorHAnsi"/>
        </w:rPr>
        <w:t>who</w:t>
      </w:r>
      <w:r w:rsidRPr="009B1DC8">
        <w:rPr>
          <w:rFonts w:asciiTheme="majorHAnsi" w:hAnsiTheme="majorHAnsi"/>
          <w:spacing w:val="-8"/>
        </w:rPr>
        <w:t xml:space="preserve"> </w:t>
      </w:r>
      <w:r w:rsidRPr="009B1DC8">
        <w:rPr>
          <w:rFonts w:asciiTheme="majorHAnsi" w:hAnsiTheme="majorHAnsi"/>
        </w:rPr>
        <w:t>derived</w:t>
      </w:r>
      <w:r w:rsidRPr="009B1DC8">
        <w:rPr>
          <w:rFonts w:asciiTheme="majorHAnsi" w:hAnsiTheme="majorHAnsi"/>
          <w:spacing w:val="-9"/>
        </w:rPr>
        <w:t xml:space="preserve"> </w:t>
      </w:r>
      <w:r w:rsidRPr="009B1DC8">
        <w:rPr>
          <w:rFonts w:asciiTheme="majorHAnsi" w:hAnsiTheme="majorHAnsi"/>
        </w:rPr>
        <w:t>the</w:t>
      </w:r>
      <w:r w:rsidRPr="009B1DC8">
        <w:rPr>
          <w:rFonts w:asciiTheme="majorHAnsi" w:hAnsiTheme="majorHAnsi"/>
          <w:spacing w:val="-8"/>
        </w:rPr>
        <w:t xml:space="preserve"> </w:t>
      </w:r>
      <w:r w:rsidRPr="009B1DC8">
        <w:rPr>
          <w:rFonts w:asciiTheme="majorHAnsi" w:hAnsiTheme="majorHAnsi"/>
        </w:rPr>
        <w:t>information</w:t>
      </w:r>
      <w:r w:rsidRPr="009B1DC8">
        <w:rPr>
          <w:rFonts w:asciiTheme="majorHAnsi" w:hAnsiTheme="majorHAnsi"/>
          <w:spacing w:val="-7"/>
        </w:rPr>
        <w:t xml:space="preserve"> </w:t>
      </w:r>
      <w:r w:rsidRPr="009B1DC8">
        <w:rPr>
          <w:rFonts w:asciiTheme="majorHAnsi" w:hAnsiTheme="majorHAnsi"/>
        </w:rPr>
        <w:t>directly</w:t>
      </w:r>
      <w:r w:rsidRPr="009B1DC8">
        <w:rPr>
          <w:rFonts w:asciiTheme="majorHAnsi" w:hAnsiTheme="majorHAnsi"/>
          <w:spacing w:val="-8"/>
        </w:rPr>
        <w:t xml:space="preserve"> </w:t>
      </w:r>
      <w:r w:rsidRPr="009B1DC8">
        <w:rPr>
          <w:rFonts w:asciiTheme="majorHAnsi" w:hAnsiTheme="majorHAnsi"/>
        </w:rPr>
        <w:t>from</w:t>
      </w:r>
      <w:r w:rsidRPr="009B1DC8">
        <w:rPr>
          <w:rFonts w:asciiTheme="majorHAnsi" w:hAnsiTheme="majorHAnsi"/>
          <w:spacing w:val="-10"/>
        </w:rPr>
        <w:t xml:space="preserve"> </w:t>
      </w:r>
      <w:r w:rsidRPr="009B1DC8">
        <w:rPr>
          <w:rFonts w:asciiTheme="majorHAnsi" w:hAnsiTheme="majorHAnsi"/>
        </w:rPr>
        <w:t>the Handling Company,</w:t>
      </w:r>
      <w:r w:rsidRPr="009B1DC8">
        <w:rPr>
          <w:rFonts w:asciiTheme="majorHAnsi" w:hAnsiTheme="majorHAnsi"/>
          <w:spacing w:val="-13"/>
        </w:rPr>
        <w:t xml:space="preserve"> </w:t>
      </w:r>
      <w:r w:rsidRPr="009B1DC8">
        <w:rPr>
          <w:rFonts w:asciiTheme="majorHAnsi" w:hAnsiTheme="majorHAnsi"/>
        </w:rPr>
        <w:t>but</w:t>
      </w:r>
      <w:r w:rsidRPr="009B1DC8">
        <w:rPr>
          <w:rFonts w:asciiTheme="majorHAnsi" w:hAnsiTheme="majorHAnsi"/>
          <w:spacing w:val="-12"/>
        </w:rPr>
        <w:t xml:space="preserve"> </w:t>
      </w:r>
      <w:r w:rsidRPr="009B1DC8">
        <w:rPr>
          <w:rFonts w:asciiTheme="majorHAnsi" w:hAnsiTheme="majorHAnsi"/>
        </w:rPr>
        <w:t>shall</w:t>
      </w:r>
      <w:r w:rsidRPr="009B1DC8">
        <w:rPr>
          <w:rFonts w:asciiTheme="majorHAnsi" w:hAnsiTheme="majorHAnsi"/>
          <w:spacing w:val="-13"/>
        </w:rPr>
        <w:t xml:space="preserve"> </w:t>
      </w:r>
      <w:r w:rsidRPr="009B1DC8">
        <w:rPr>
          <w:rFonts w:asciiTheme="majorHAnsi" w:hAnsiTheme="majorHAnsi"/>
        </w:rPr>
        <w:t>exclude</w:t>
      </w:r>
      <w:r w:rsidRPr="009B1DC8">
        <w:rPr>
          <w:rFonts w:asciiTheme="majorHAnsi" w:hAnsiTheme="majorHAnsi"/>
          <w:spacing w:val="-13"/>
        </w:rPr>
        <w:t xml:space="preserve"> </w:t>
      </w:r>
      <w:r w:rsidRPr="009B1DC8">
        <w:rPr>
          <w:rFonts w:asciiTheme="majorHAnsi" w:hAnsiTheme="majorHAnsi"/>
        </w:rPr>
        <w:t>the scenarios where</w:t>
      </w:r>
      <w:r w:rsidRPr="009B1DC8">
        <w:rPr>
          <w:rFonts w:asciiTheme="majorHAnsi" w:hAnsiTheme="majorHAnsi"/>
          <w:spacing w:val="-12"/>
        </w:rPr>
        <w:t xml:space="preserve"> </w:t>
      </w:r>
      <w:r w:rsidRPr="009B1DC8">
        <w:rPr>
          <w:rFonts w:asciiTheme="majorHAnsi" w:hAnsiTheme="majorHAnsi"/>
        </w:rPr>
        <w:t>the</w:t>
      </w:r>
      <w:r w:rsidRPr="009B1DC8">
        <w:rPr>
          <w:rFonts w:asciiTheme="majorHAnsi" w:hAnsiTheme="majorHAnsi"/>
          <w:spacing w:val="-13"/>
        </w:rPr>
        <w:t xml:space="preserve"> </w:t>
      </w:r>
      <w:r w:rsidRPr="009B1DC8">
        <w:rPr>
          <w:rFonts w:asciiTheme="majorHAnsi" w:hAnsiTheme="majorHAnsi"/>
        </w:rPr>
        <w:t>Carrier</w:t>
      </w:r>
      <w:r w:rsidRPr="009B1DC8">
        <w:rPr>
          <w:rFonts w:asciiTheme="majorHAnsi" w:hAnsiTheme="majorHAnsi"/>
          <w:spacing w:val="-12"/>
        </w:rPr>
        <w:t xml:space="preserve"> </w:t>
      </w:r>
      <w:r w:rsidRPr="009B1DC8">
        <w:rPr>
          <w:rFonts w:asciiTheme="majorHAnsi" w:hAnsiTheme="majorHAnsi"/>
        </w:rPr>
        <w:t>can</w:t>
      </w:r>
      <w:r w:rsidRPr="009B1DC8">
        <w:rPr>
          <w:rFonts w:asciiTheme="majorHAnsi" w:hAnsiTheme="majorHAnsi"/>
          <w:spacing w:val="-14"/>
        </w:rPr>
        <w:t xml:space="preserve"> </w:t>
      </w:r>
      <w:r w:rsidRPr="009B1DC8">
        <w:rPr>
          <w:rFonts w:asciiTheme="majorHAnsi" w:hAnsiTheme="majorHAnsi"/>
        </w:rPr>
        <w:t>demonstrate:</w:t>
      </w:r>
      <w:r w:rsidRPr="009B1DC8">
        <w:rPr>
          <w:rFonts w:asciiTheme="majorHAnsi" w:hAnsiTheme="majorHAnsi"/>
          <w:spacing w:val="-12"/>
        </w:rPr>
        <w:t xml:space="preserve"> </w:t>
      </w:r>
      <w:r w:rsidRPr="009B1DC8">
        <w:rPr>
          <w:rFonts w:asciiTheme="majorHAnsi" w:hAnsiTheme="majorHAnsi"/>
        </w:rPr>
        <w:t xml:space="preserve">(a) the existence of the special concession </w:t>
      </w:r>
      <w:r w:rsidRPr="009B1DC8">
        <w:rPr>
          <w:rFonts w:asciiTheme="majorHAnsi" w:hAnsiTheme="majorHAnsi"/>
          <w:spacing w:val="-13"/>
        </w:rPr>
        <w:t xml:space="preserve"> </w:t>
      </w:r>
      <w:r w:rsidRPr="009B1DC8">
        <w:rPr>
          <w:rFonts w:asciiTheme="majorHAnsi" w:hAnsiTheme="majorHAnsi"/>
        </w:rPr>
        <w:t>became lawfully known or available from a source other than the Carrier without breach of this Annex; (b) was within, or later falls within, the public domain without breach of this</w:t>
      </w:r>
      <w:r w:rsidRPr="009B1DC8">
        <w:rPr>
          <w:rFonts w:asciiTheme="majorHAnsi" w:hAnsiTheme="majorHAnsi"/>
          <w:spacing w:val="-5"/>
        </w:rPr>
        <w:t xml:space="preserve"> </w:t>
      </w:r>
      <w:r w:rsidRPr="009B1DC8">
        <w:rPr>
          <w:rFonts w:asciiTheme="majorHAnsi" w:hAnsiTheme="majorHAnsi"/>
        </w:rPr>
        <w:t>Annex;</w:t>
      </w:r>
      <w:r w:rsidRPr="009B1DC8">
        <w:rPr>
          <w:rFonts w:asciiTheme="majorHAnsi" w:hAnsiTheme="majorHAnsi"/>
          <w:spacing w:val="-5"/>
        </w:rPr>
        <w:t xml:space="preserve"> </w:t>
      </w:r>
      <w:r w:rsidRPr="009B1DC8">
        <w:rPr>
          <w:rFonts w:asciiTheme="majorHAnsi" w:hAnsiTheme="majorHAnsi"/>
        </w:rPr>
        <w:t>(c)</w:t>
      </w:r>
      <w:r w:rsidRPr="009B1DC8">
        <w:rPr>
          <w:rFonts w:asciiTheme="majorHAnsi" w:hAnsiTheme="majorHAnsi"/>
          <w:spacing w:val="-5"/>
        </w:rPr>
        <w:t xml:space="preserve"> </w:t>
      </w:r>
      <w:r w:rsidRPr="009B1DC8">
        <w:rPr>
          <w:rFonts w:asciiTheme="majorHAnsi" w:hAnsiTheme="majorHAnsi"/>
        </w:rPr>
        <w:t>was</w:t>
      </w:r>
      <w:r w:rsidRPr="009B1DC8">
        <w:rPr>
          <w:rFonts w:asciiTheme="majorHAnsi" w:hAnsiTheme="majorHAnsi"/>
          <w:spacing w:val="-6"/>
        </w:rPr>
        <w:t xml:space="preserve"> </w:t>
      </w:r>
      <w:r w:rsidRPr="009B1DC8">
        <w:rPr>
          <w:rFonts w:asciiTheme="majorHAnsi" w:hAnsiTheme="majorHAnsi"/>
        </w:rPr>
        <w:t>publicly</w:t>
      </w:r>
      <w:r w:rsidRPr="009B1DC8">
        <w:rPr>
          <w:rFonts w:asciiTheme="majorHAnsi" w:hAnsiTheme="majorHAnsi"/>
          <w:spacing w:val="-4"/>
        </w:rPr>
        <w:t xml:space="preserve"> </w:t>
      </w:r>
      <w:r w:rsidRPr="009B1DC8">
        <w:rPr>
          <w:rFonts w:asciiTheme="majorHAnsi" w:hAnsiTheme="majorHAnsi"/>
        </w:rPr>
        <w:t>disclosed</w:t>
      </w:r>
      <w:r w:rsidRPr="009B1DC8">
        <w:rPr>
          <w:rFonts w:asciiTheme="majorHAnsi" w:hAnsiTheme="majorHAnsi"/>
          <w:spacing w:val="-5"/>
        </w:rPr>
        <w:t xml:space="preserve"> </w:t>
      </w:r>
      <w:r w:rsidRPr="009B1DC8">
        <w:rPr>
          <w:rFonts w:asciiTheme="majorHAnsi" w:hAnsiTheme="majorHAnsi"/>
        </w:rPr>
        <w:t>with</w:t>
      </w:r>
      <w:r w:rsidRPr="009B1DC8">
        <w:rPr>
          <w:rFonts w:asciiTheme="majorHAnsi" w:hAnsiTheme="majorHAnsi"/>
          <w:spacing w:val="-5"/>
        </w:rPr>
        <w:t xml:space="preserve"> </w:t>
      </w:r>
      <w:r w:rsidRPr="009B1DC8">
        <w:rPr>
          <w:rFonts w:asciiTheme="majorHAnsi" w:hAnsiTheme="majorHAnsi"/>
        </w:rPr>
        <w:t>the</w:t>
      </w:r>
      <w:r w:rsidRPr="009B1DC8">
        <w:rPr>
          <w:rFonts w:asciiTheme="majorHAnsi" w:hAnsiTheme="majorHAnsi"/>
          <w:spacing w:val="-5"/>
        </w:rPr>
        <w:t xml:space="preserve"> </w:t>
      </w:r>
      <w:r w:rsidRPr="009B1DC8">
        <w:rPr>
          <w:rFonts w:asciiTheme="majorHAnsi" w:hAnsiTheme="majorHAnsi"/>
        </w:rPr>
        <w:t>prior</w:t>
      </w:r>
      <w:r w:rsidRPr="009B1DC8">
        <w:rPr>
          <w:rFonts w:asciiTheme="majorHAnsi" w:hAnsiTheme="majorHAnsi"/>
          <w:spacing w:val="-4"/>
        </w:rPr>
        <w:t xml:space="preserve"> </w:t>
      </w:r>
      <w:r w:rsidRPr="009B1DC8">
        <w:rPr>
          <w:rFonts w:asciiTheme="majorHAnsi" w:hAnsiTheme="majorHAnsi"/>
        </w:rPr>
        <w:t>written</w:t>
      </w:r>
      <w:r w:rsidRPr="009B1DC8">
        <w:rPr>
          <w:rFonts w:asciiTheme="majorHAnsi" w:hAnsiTheme="majorHAnsi"/>
          <w:spacing w:val="-5"/>
        </w:rPr>
        <w:t xml:space="preserve"> </w:t>
      </w:r>
      <w:r w:rsidRPr="009B1DC8">
        <w:rPr>
          <w:rFonts w:asciiTheme="majorHAnsi" w:hAnsiTheme="majorHAnsi"/>
        </w:rPr>
        <w:t>approval</w:t>
      </w:r>
      <w:r w:rsidRPr="009B1DC8">
        <w:rPr>
          <w:rFonts w:asciiTheme="majorHAnsi" w:hAnsiTheme="majorHAnsi"/>
          <w:spacing w:val="-4"/>
        </w:rPr>
        <w:t xml:space="preserve"> </w:t>
      </w:r>
      <w:r w:rsidRPr="009B1DC8">
        <w:rPr>
          <w:rFonts w:asciiTheme="majorHAnsi" w:hAnsiTheme="majorHAnsi"/>
        </w:rPr>
        <w:t>of</w:t>
      </w:r>
      <w:r w:rsidRPr="009B1DC8">
        <w:rPr>
          <w:rFonts w:asciiTheme="majorHAnsi" w:hAnsiTheme="majorHAnsi"/>
          <w:spacing w:val="-4"/>
        </w:rPr>
        <w:t xml:space="preserve"> </w:t>
      </w:r>
      <w:r w:rsidRPr="009B1DC8">
        <w:rPr>
          <w:rFonts w:asciiTheme="majorHAnsi" w:hAnsiTheme="majorHAnsi"/>
        </w:rPr>
        <w:t>the</w:t>
      </w:r>
      <w:r w:rsidRPr="009B1DC8">
        <w:rPr>
          <w:rFonts w:asciiTheme="majorHAnsi" w:hAnsiTheme="majorHAnsi"/>
          <w:spacing w:val="-5"/>
        </w:rPr>
        <w:t xml:space="preserve"> </w:t>
      </w:r>
      <w:r w:rsidRPr="009B1DC8">
        <w:rPr>
          <w:rFonts w:asciiTheme="majorHAnsi" w:hAnsiTheme="majorHAnsi"/>
        </w:rPr>
        <w:t>Handling Company; or (d) was disclosed pursuant to a requirement or demand of a lawful governmental or judicial authority, but only to the extent required by operation of law, regulation or court order.</w:t>
      </w:r>
    </w:p>
    <w:p w14:paraId="7F1A3DE3" w14:textId="17F32AC4" w:rsidR="006572F4" w:rsidRPr="00FA6209" w:rsidRDefault="006572F4">
      <w:pPr>
        <w:pStyle w:val="BodyText"/>
        <w:spacing w:before="200" w:line="276" w:lineRule="auto"/>
        <w:ind w:left="359" w:right="1069"/>
        <w:rPr>
          <w:rFonts w:asciiTheme="majorHAnsi" w:hAnsiTheme="majorHAnsi"/>
        </w:rPr>
      </w:pPr>
    </w:p>
    <w:p w14:paraId="02ADD7D7" w14:textId="77777777" w:rsidR="00C814FF" w:rsidRDefault="00C814FF">
      <w:pPr>
        <w:pStyle w:val="BodyText"/>
        <w:spacing w:before="200" w:line="276" w:lineRule="auto"/>
        <w:ind w:left="359" w:right="1069"/>
        <w:rPr>
          <w:rFonts w:asciiTheme="majorHAnsi" w:hAnsiTheme="majorHAnsi"/>
        </w:rPr>
      </w:pPr>
    </w:p>
    <w:p w14:paraId="12579DAF" w14:textId="77777777" w:rsidR="00C814FF" w:rsidRPr="000715A9" w:rsidRDefault="00C814FF">
      <w:pPr>
        <w:pStyle w:val="BodyText"/>
        <w:spacing w:before="200" w:line="276" w:lineRule="auto"/>
        <w:ind w:left="359" w:right="1069"/>
        <w:rPr>
          <w:rFonts w:asciiTheme="majorHAnsi" w:hAnsiTheme="majorHAnsi"/>
        </w:rPr>
      </w:pPr>
    </w:p>
    <w:p w14:paraId="4EF97F7E" w14:textId="66BC67DC" w:rsidR="006572F4" w:rsidRPr="000715A9" w:rsidRDefault="00C814FF" w:rsidP="000715A9">
      <w:pPr>
        <w:pStyle w:val="BodyText"/>
        <w:spacing w:before="201"/>
        <w:ind w:left="359"/>
        <w:rPr>
          <w:rFonts w:asciiTheme="majorHAnsi" w:hAnsiTheme="majorHAnsi"/>
        </w:rPr>
      </w:pPr>
      <w:r w:rsidRPr="000715A9">
        <w:rPr>
          <w:rFonts w:asciiTheme="majorHAnsi" w:hAnsiTheme="majorHAnsi"/>
          <w:b/>
          <w:bCs/>
        </w:rPr>
        <w:t>Paragraph</w:t>
      </w:r>
      <w:r w:rsidRPr="000715A9">
        <w:rPr>
          <w:rFonts w:asciiTheme="majorHAnsi" w:hAnsiTheme="majorHAnsi"/>
          <w:b/>
          <w:bCs/>
          <w:spacing w:val="-6"/>
        </w:rPr>
        <w:t xml:space="preserve"> </w:t>
      </w:r>
      <w:r w:rsidRPr="000715A9">
        <w:rPr>
          <w:rFonts w:asciiTheme="majorHAnsi" w:hAnsiTheme="majorHAnsi"/>
          <w:b/>
          <w:bCs/>
        </w:rPr>
        <w:t>I</w:t>
      </w:r>
      <w:r w:rsidR="003A1335">
        <w:rPr>
          <w:rFonts w:asciiTheme="majorHAnsi" w:hAnsiTheme="majorHAnsi"/>
          <w:b/>
          <w:bCs/>
        </w:rPr>
        <w:t>V</w:t>
      </w:r>
      <w:r w:rsidRPr="000715A9">
        <w:rPr>
          <w:rFonts w:asciiTheme="majorHAnsi" w:hAnsiTheme="majorHAnsi"/>
          <w:b/>
          <w:bCs/>
        </w:rPr>
        <w:t>.</w:t>
      </w:r>
      <w:r w:rsidRPr="000715A9">
        <w:rPr>
          <w:rFonts w:asciiTheme="majorHAnsi" w:hAnsiTheme="majorHAnsi"/>
          <w:spacing w:val="-4"/>
        </w:rPr>
        <w:t xml:space="preserve"> </w:t>
      </w:r>
      <w:r w:rsidRPr="000715A9">
        <w:rPr>
          <w:rFonts w:asciiTheme="majorHAnsi" w:hAnsiTheme="majorHAnsi"/>
        </w:rPr>
        <w:t>Annual</w:t>
      </w:r>
      <w:r w:rsidRPr="000715A9">
        <w:rPr>
          <w:rFonts w:asciiTheme="majorHAnsi" w:hAnsiTheme="majorHAnsi"/>
          <w:spacing w:val="-5"/>
        </w:rPr>
        <w:t xml:space="preserve"> </w:t>
      </w:r>
      <w:r w:rsidRPr="000715A9">
        <w:rPr>
          <w:rFonts w:asciiTheme="majorHAnsi" w:hAnsiTheme="majorHAnsi"/>
        </w:rPr>
        <w:t>review</w:t>
      </w:r>
      <w:r w:rsidRPr="000715A9">
        <w:rPr>
          <w:rFonts w:asciiTheme="majorHAnsi" w:hAnsiTheme="majorHAnsi"/>
          <w:spacing w:val="-5"/>
        </w:rPr>
        <w:t xml:space="preserve"> </w:t>
      </w:r>
      <w:r w:rsidRPr="000715A9">
        <w:rPr>
          <w:rFonts w:asciiTheme="majorHAnsi" w:hAnsiTheme="majorHAnsi"/>
        </w:rPr>
        <w:t>is</w:t>
      </w:r>
      <w:r w:rsidRPr="000715A9">
        <w:rPr>
          <w:rFonts w:asciiTheme="majorHAnsi" w:hAnsiTheme="majorHAnsi"/>
          <w:spacing w:val="-5"/>
        </w:rPr>
        <w:t xml:space="preserve"> </w:t>
      </w:r>
      <w:r w:rsidRPr="000715A9">
        <w:rPr>
          <w:rFonts w:asciiTheme="majorHAnsi" w:hAnsiTheme="majorHAnsi"/>
        </w:rPr>
        <w:t>subject</w:t>
      </w:r>
      <w:r w:rsidRPr="000715A9">
        <w:rPr>
          <w:rFonts w:asciiTheme="majorHAnsi" w:hAnsiTheme="majorHAnsi"/>
          <w:spacing w:val="-5"/>
        </w:rPr>
        <w:t xml:space="preserve"> </w:t>
      </w:r>
      <w:r w:rsidRPr="000715A9">
        <w:rPr>
          <w:rFonts w:asciiTheme="majorHAnsi" w:hAnsiTheme="majorHAnsi"/>
        </w:rPr>
        <w:t>to</w:t>
      </w:r>
      <w:r w:rsidRPr="000715A9">
        <w:rPr>
          <w:rFonts w:asciiTheme="majorHAnsi" w:hAnsiTheme="majorHAnsi"/>
          <w:spacing w:val="-6"/>
        </w:rPr>
        <w:t xml:space="preserve"> </w:t>
      </w:r>
      <w:r w:rsidRPr="000715A9">
        <w:rPr>
          <w:rFonts w:asciiTheme="majorHAnsi" w:hAnsiTheme="majorHAnsi"/>
        </w:rPr>
        <w:t>government-</w:t>
      </w:r>
      <w:r w:rsidRPr="000715A9">
        <w:rPr>
          <w:rFonts w:asciiTheme="majorHAnsi" w:hAnsiTheme="majorHAnsi"/>
          <w:spacing w:val="-3"/>
        </w:rPr>
        <w:t xml:space="preserve"> </w:t>
      </w:r>
      <w:r w:rsidRPr="000715A9">
        <w:rPr>
          <w:rFonts w:asciiTheme="majorHAnsi" w:hAnsiTheme="majorHAnsi"/>
        </w:rPr>
        <w:t>or</w:t>
      </w:r>
      <w:r w:rsidRPr="000715A9">
        <w:rPr>
          <w:rFonts w:asciiTheme="majorHAnsi" w:hAnsiTheme="majorHAnsi"/>
          <w:spacing w:val="-5"/>
        </w:rPr>
        <w:t xml:space="preserve"> </w:t>
      </w:r>
      <w:r w:rsidRPr="000715A9">
        <w:rPr>
          <w:rFonts w:asciiTheme="majorHAnsi" w:hAnsiTheme="majorHAnsi"/>
        </w:rPr>
        <w:t>airport-imposed</w:t>
      </w:r>
      <w:r w:rsidRPr="000715A9">
        <w:rPr>
          <w:rFonts w:asciiTheme="majorHAnsi" w:hAnsiTheme="majorHAnsi"/>
          <w:spacing w:val="-4"/>
        </w:rPr>
        <w:t xml:space="preserve"> </w:t>
      </w:r>
      <w:r w:rsidRPr="000715A9">
        <w:rPr>
          <w:rFonts w:asciiTheme="majorHAnsi" w:hAnsiTheme="majorHAnsi"/>
        </w:rPr>
        <w:t>cost</w:t>
      </w:r>
      <w:r w:rsidRPr="000715A9">
        <w:rPr>
          <w:rFonts w:asciiTheme="majorHAnsi" w:hAnsiTheme="majorHAnsi"/>
          <w:spacing w:val="-4"/>
        </w:rPr>
        <w:t xml:space="preserve"> </w:t>
      </w:r>
      <w:r w:rsidRPr="000715A9">
        <w:rPr>
          <w:rFonts w:asciiTheme="majorHAnsi" w:hAnsiTheme="majorHAnsi"/>
          <w:spacing w:val="-2"/>
        </w:rPr>
        <w:t>increases.</w:t>
      </w:r>
    </w:p>
    <w:p w14:paraId="549CDA0A" w14:textId="77777777" w:rsidR="006572F4" w:rsidRPr="000715A9" w:rsidRDefault="006572F4">
      <w:pPr>
        <w:pStyle w:val="BodyText"/>
        <w:spacing w:before="32"/>
        <w:rPr>
          <w:rFonts w:asciiTheme="majorHAnsi" w:hAnsiTheme="majorHAnsi"/>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3"/>
        <w:gridCol w:w="4971"/>
      </w:tblGrid>
      <w:tr w:rsidR="006572F4" w:rsidRPr="000715A9" w14:paraId="1960204D" w14:textId="77777777">
        <w:trPr>
          <w:trHeight w:val="479"/>
        </w:trPr>
        <w:tc>
          <w:tcPr>
            <w:tcW w:w="4613" w:type="dxa"/>
          </w:tcPr>
          <w:p w14:paraId="2065A699" w14:textId="77777777" w:rsidR="006572F4" w:rsidRPr="000715A9" w:rsidRDefault="00C814FF">
            <w:pPr>
              <w:pStyle w:val="TableParagraph"/>
              <w:rPr>
                <w:rFonts w:asciiTheme="majorHAnsi" w:hAnsiTheme="majorHAnsi"/>
              </w:rPr>
            </w:pPr>
            <w:r w:rsidRPr="000715A9">
              <w:rPr>
                <w:rFonts w:asciiTheme="majorHAnsi" w:hAnsiTheme="majorHAnsi"/>
                <w:spacing w:val="-2"/>
                <w:w w:val="110"/>
              </w:rPr>
              <w:t>Signature:</w:t>
            </w:r>
          </w:p>
        </w:tc>
        <w:tc>
          <w:tcPr>
            <w:tcW w:w="4971" w:type="dxa"/>
          </w:tcPr>
          <w:p w14:paraId="76B503CF" w14:textId="77777777" w:rsidR="006572F4" w:rsidRPr="000715A9" w:rsidRDefault="00C814FF">
            <w:pPr>
              <w:pStyle w:val="TableParagraph"/>
              <w:rPr>
                <w:rFonts w:asciiTheme="majorHAnsi" w:hAnsiTheme="majorHAnsi"/>
              </w:rPr>
            </w:pPr>
            <w:r w:rsidRPr="000715A9">
              <w:rPr>
                <w:rFonts w:asciiTheme="majorHAnsi" w:hAnsiTheme="majorHAnsi"/>
                <w:spacing w:val="-2"/>
                <w:w w:val="110"/>
              </w:rPr>
              <w:t>Signature:</w:t>
            </w:r>
          </w:p>
        </w:tc>
      </w:tr>
      <w:tr w:rsidR="006572F4" w:rsidRPr="000715A9" w14:paraId="41E9F60C" w14:textId="77777777">
        <w:trPr>
          <w:trHeight w:val="481"/>
        </w:trPr>
        <w:tc>
          <w:tcPr>
            <w:tcW w:w="4613" w:type="dxa"/>
          </w:tcPr>
          <w:p w14:paraId="17C3E671" w14:textId="77777777" w:rsidR="006572F4" w:rsidRPr="000715A9" w:rsidRDefault="00C814FF">
            <w:pPr>
              <w:pStyle w:val="TableParagraph"/>
              <w:rPr>
                <w:rFonts w:asciiTheme="majorHAnsi" w:hAnsiTheme="majorHAnsi"/>
                <w:b/>
              </w:rPr>
            </w:pPr>
            <w:r w:rsidRPr="000715A9">
              <w:rPr>
                <w:rFonts w:asciiTheme="majorHAnsi" w:hAnsiTheme="majorHAnsi"/>
                <w:w w:val="115"/>
              </w:rPr>
              <w:t>At:</w:t>
            </w:r>
            <w:r w:rsidRPr="000715A9">
              <w:rPr>
                <w:rFonts w:asciiTheme="majorHAnsi" w:hAnsiTheme="majorHAnsi"/>
                <w:spacing w:val="-3"/>
                <w:w w:val="115"/>
              </w:rPr>
              <w:t xml:space="preserve"> </w:t>
            </w:r>
            <w:r w:rsidRPr="000715A9">
              <w:rPr>
                <w:rFonts w:asciiTheme="majorHAnsi" w:hAnsiTheme="majorHAnsi"/>
                <w:b/>
                <w:color w:val="000000"/>
                <w:spacing w:val="-2"/>
                <w:w w:val="120"/>
                <w:highlight w:val="yellow"/>
              </w:rPr>
              <w:t>INSERT</w:t>
            </w:r>
          </w:p>
        </w:tc>
        <w:tc>
          <w:tcPr>
            <w:tcW w:w="4971" w:type="dxa"/>
          </w:tcPr>
          <w:p w14:paraId="516C46EE" w14:textId="77777777" w:rsidR="006572F4" w:rsidRPr="000715A9" w:rsidRDefault="00C814FF">
            <w:pPr>
              <w:pStyle w:val="TableParagraph"/>
              <w:rPr>
                <w:rFonts w:asciiTheme="majorHAnsi" w:hAnsiTheme="majorHAnsi"/>
                <w:b/>
              </w:rPr>
            </w:pPr>
            <w:r w:rsidRPr="000715A9">
              <w:rPr>
                <w:rFonts w:asciiTheme="majorHAnsi" w:hAnsiTheme="majorHAnsi"/>
                <w:w w:val="115"/>
              </w:rPr>
              <w:t>At:</w:t>
            </w:r>
            <w:r w:rsidRPr="000715A9">
              <w:rPr>
                <w:rFonts w:asciiTheme="majorHAnsi" w:hAnsiTheme="majorHAnsi"/>
                <w:spacing w:val="3"/>
                <w:w w:val="115"/>
              </w:rPr>
              <w:t xml:space="preserve"> </w:t>
            </w:r>
            <w:r w:rsidRPr="000715A9">
              <w:rPr>
                <w:rFonts w:asciiTheme="majorHAnsi" w:hAnsiTheme="majorHAnsi"/>
                <w:b/>
                <w:w w:val="115"/>
              </w:rPr>
              <w:t>Punta</w:t>
            </w:r>
            <w:r w:rsidRPr="000715A9">
              <w:rPr>
                <w:rFonts w:asciiTheme="majorHAnsi" w:hAnsiTheme="majorHAnsi"/>
                <w:b/>
                <w:spacing w:val="6"/>
                <w:w w:val="115"/>
              </w:rPr>
              <w:t xml:space="preserve"> </w:t>
            </w:r>
            <w:r w:rsidRPr="000715A9">
              <w:rPr>
                <w:rFonts w:asciiTheme="majorHAnsi" w:hAnsiTheme="majorHAnsi"/>
                <w:b/>
                <w:w w:val="115"/>
              </w:rPr>
              <w:t>Cana,</w:t>
            </w:r>
            <w:r w:rsidRPr="000715A9">
              <w:rPr>
                <w:rFonts w:asciiTheme="majorHAnsi" w:hAnsiTheme="majorHAnsi"/>
                <w:b/>
                <w:spacing w:val="5"/>
                <w:w w:val="115"/>
              </w:rPr>
              <w:t xml:space="preserve"> </w:t>
            </w:r>
            <w:r w:rsidRPr="000715A9">
              <w:rPr>
                <w:rFonts w:asciiTheme="majorHAnsi" w:hAnsiTheme="majorHAnsi"/>
                <w:b/>
                <w:w w:val="115"/>
              </w:rPr>
              <w:t>Dominican</w:t>
            </w:r>
            <w:r w:rsidRPr="000715A9">
              <w:rPr>
                <w:rFonts w:asciiTheme="majorHAnsi" w:hAnsiTheme="majorHAnsi"/>
                <w:b/>
                <w:spacing w:val="6"/>
                <w:w w:val="115"/>
              </w:rPr>
              <w:t xml:space="preserve"> </w:t>
            </w:r>
            <w:r w:rsidRPr="000715A9">
              <w:rPr>
                <w:rFonts w:asciiTheme="majorHAnsi" w:hAnsiTheme="majorHAnsi"/>
                <w:b/>
                <w:spacing w:val="-2"/>
                <w:w w:val="115"/>
              </w:rPr>
              <w:t>Republic</w:t>
            </w:r>
          </w:p>
        </w:tc>
      </w:tr>
      <w:tr w:rsidR="006572F4" w:rsidRPr="000715A9" w14:paraId="5B69C93E" w14:textId="77777777">
        <w:trPr>
          <w:trHeight w:val="278"/>
        </w:trPr>
        <w:tc>
          <w:tcPr>
            <w:tcW w:w="4613" w:type="dxa"/>
          </w:tcPr>
          <w:p w14:paraId="4790FF2E" w14:textId="77777777" w:rsidR="006572F4" w:rsidRPr="000715A9" w:rsidRDefault="00C814FF">
            <w:pPr>
              <w:pStyle w:val="TableParagraph"/>
              <w:rPr>
                <w:rFonts w:asciiTheme="majorHAnsi" w:hAnsiTheme="majorHAnsi"/>
                <w:b/>
              </w:rPr>
            </w:pPr>
            <w:r w:rsidRPr="000715A9">
              <w:rPr>
                <w:rFonts w:asciiTheme="majorHAnsi" w:hAnsiTheme="majorHAnsi"/>
                <w:w w:val="115"/>
              </w:rPr>
              <w:t>For</w:t>
            </w:r>
            <w:r w:rsidRPr="000715A9">
              <w:rPr>
                <w:rFonts w:asciiTheme="majorHAnsi" w:hAnsiTheme="majorHAnsi"/>
                <w:spacing w:val="-8"/>
                <w:w w:val="115"/>
              </w:rPr>
              <w:t xml:space="preserve"> </w:t>
            </w:r>
            <w:r w:rsidRPr="000715A9">
              <w:rPr>
                <w:rFonts w:asciiTheme="majorHAnsi" w:hAnsiTheme="majorHAnsi"/>
                <w:w w:val="115"/>
              </w:rPr>
              <w:t>and</w:t>
            </w:r>
            <w:r w:rsidRPr="000715A9">
              <w:rPr>
                <w:rFonts w:asciiTheme="majorHAnsi" w:hAnsiTheme="majorHAnsi"/>
                <w:spacing w:val="-7"/>
                <w:w w:val="115"/>
              </w:rPr>
              <w:t xml:space="preserve"> </w:t>
            </w:r>
            <w:r w:rsidRPr="000715A9">
              <w:rPr>
                <w:rFonts w:asciiTheme="majorHAnsi" w:hAnsiTheme="majorHAnsi"/>
                <w:w w:val="115"/>
              </w:rPr>
              <w:t>on</w:t>
            </w:r>
            <w:r w:rsidRPr="000715A9">
              <w:rPr>
                <w:rFonts w:asciiTheme="majorHAnsi" w:hAnsiTheme="majorHAnsi"/>
                <w:spacing w:val="-7"/>
                <w:w w:val="115"/>
              </w:rPr>
              <w:t xml:space="preserve"> </w:t>
            </w:r>
            <w:r w:rsidRPr="000715A9">
              <w:rPr>
                <w:rFonts w:asciiTheme="majorHAnsi" w:hAnsiTheme="majorHAnsi"/>
                <w:w w:val="115"/>
              </w:rPr>
              <w:t>behalf</w:t>
            </w:r>
            <w:r w:rsidRPr="000715A9">
              <w:rPr>
                <w:rFonts w:asciiTheme="majorHAnsi" w:hAnsiTheme="majorHAnsi"/>
                <w:spacing w:val="-7"/>
                <w:w w:val="115"/>
              </w:rPr>
              <w:t xml:space="preserve"> </w:t>
            </w:r>
            <w:r w:rsidRPr="000715A9">
              <w:rPr>
                <w:rFonts w:asciiTheme="majorHAnsi" w:hAnsiTheme="majorHAnsi"/>
                <w:w w:val="115"/>
              </w:rPr>
              <w:t>of:</w:t>
            </w:r>
            <w:r w:rsidRPr="000715A9">
              <w:rPr>
                <w:rFonts w:asciiTheme="majorHAnsi" w:hAnsiTheme="majorHAnsi"/>
                <w:spacing w:val="-7"/>
                <w:w w:val="115"/>
              </w:rPr>
              <w:t xml:space="preserve"> </w:t>
            </w:r>
            <w:r w:rsidRPr="000715A9">
              <w:rPr>
                <w:rFonts w:asciiTheme="majorHAnsi" w:hAnsiTheme="majorHAnsi"/>
                <w:b/>
                <w:w w:val="115"/>
              </w:rPr>
              <w:t>ARAJET,</w:t>
            </w:r>
            <w:r w:rsidRPr="000715A9">
              <w:rPr>
                <w:rFonts w:asciiTheme="majorHAnsi" w:hAnsiTheme="majorHAnsi"/>
                <w:b/>
                <w:spacing w:val="-6"/>
                <w:w w:val="115"/>
              </w:rPr>
              <w:t xml:space="preserve"> </w:t>
            </w:r>
            <w:r w:rsidRPr="000715A9">
              <w:rPr>
                <w:rFonts w:asciiTheme="majorHAnsi" w:hAnsiTheme="majorHAnsi"/>
                <w:b/>
                <w:spacing w:val="-4"/>
                <w:w w:val="115"/>
              </w:rPr>
              <w:t>S.A.</w:t>
            </w:r>
          </w:p>
        </w:tc>
        <w:tc>
          <w:tcPr>
            <w:tcW w:w="4971" w:type="dxa"/>
          </w:tcPr>
          <w:p w14:paraId="209A52DE" w14:textId="77777777" w:rsidR="006572F4" w:rsidRPr="000715A9" w:rsidRDefault="00C814FF">
            <w:pPr>
              <w:pStyle w:val="TableParagraph"/>
              <w:rPr>
                <w:rFonts w:asciiTheme="majorHAnsi" w:hAnsiTheme="majorHAnsi"/>
                <w:b/>
              </w:rPr>
            </w:pPr>
            <w:r w:rsidRPr="000715A9">
              <w:rPr>
                <w:rFonts w:asciiTheme="majorHAnsi" w:hAnsiTheme="majorHAnsi"/>
                <w:w w:val="110"/>
              </w:rPr>
              <w:t>For</w:t>
            </w:r>
            <w:r w:rsidRPr="000715A9">
              <w:rPr>
                <w:rFonts w:asciiTheme="majorHAnsi" w:hAnsiTheme="majorHAnsi"/>
                <w:spacing w:val="3"/>
                <w:w w:val="110"/>
              </w:rPr>
              <w:t xml:space="preserve"> </w:t>
            </w:r>
            <w:r w:rsidRPr="000715A9">
              <w:rPr>
                <w:rFonts w:asciiTheme="majorHAnsi" w:hAnsiTheme="majorHAnsi"/>
                <w:w w:val="110"/>
              </w:rPr>
              <w:t>and</w:t>
            </w:r>
            <w:r w:rsidRPr="000715A9">
              <w:rPr>
                <w:rFonts w:asciiTheme="majorHAnsi" w:hAnsiTheme="majorHAnsi"/>
                <w:spacing w:val="4"/>
                <w:w w:val="110"/>
              </w:rPr>
              <w:t xml:space="preserve"> </w:t>
            </w:r>
            <w:r w:rsidRPr="000715A9">
              <w:rPr>
                <w:rFonts w:asciiTheme="majorHAnsi" w:hAnsiTheme="majorHAnsi"/>
                <w:w w:val="110"/>
              </w:rPr>
              <w:t>on</w:t>
            </w:r>
            <w:r w:rsidRPr="000715A9">
              <w:rPr>
                <w:rFonts w:asciiTheme="majorHAnsi" w:hAnsiTheme="majorHAnsi"/>
                <w:spacing w:val="3"/>
                <w:w w:val="110"/>
              </w:rPr>
              <w:t xml:space="preserve"> </w:t>
            </w:r>
            <w:r w:rsidRPr="000715A9">
              <w:rPr>
                <w:rFonts w:asciiTheme="majorHAnsi" w:hAnsiTheme="majorHAnsi"/>
                <w:w w:val="110"/>
              </w:rPr>
              <w:t>behalf</w:t>
            </w:r>
            <w:r w:rsidRPr="000715A9">
              <w:rPr>
                <w:rFonts w:asciiTheme="majorHAnsi" w:hAnsiTheme="majorHAnsi"/>
                <w:spacing w:val="4"/>
                <w:w w:val="110"/>
              </w:rPr>
              <w:t xml:space="preserve"> </w:t>
            </w:r>
            <w:r w:rsidRPr="000715A9">
              <w:rPr>
                <w:rFonts w:asciiTheme="majorHAnsi" w:hAnsiTheme="majorHAnsi"/>
                <w:w w:val="110"/>
              </w:rPr>
              <w:t>of:</w:t>
            </w:r>
            <w:r w:rsidRPr="000715A9">
              <w:rPr>
                <w:rFonts w:asciiTheme="majorHAnsi" w:hAnsiTheme="majorHAnsi"/>
                <w:spacing w:val="6"/>
                <w:w w:val="110"/>
              </w:rPr>
              <w:t xml:space="preserve"> </w:t>
            </w:r>
            <w:r w:rsidRPr="000715A9">
              <w:rPr>
                <w:rFonts w:asciiTheme="majorHAnsi" w:hAnsiTheme="majorHAnsi"/>
                <w:b/>
                <w:w w:val="110"/>
              </w:rPr>
              <w:t>AVIAM,</w:t>
            </w:r>
            <w:r w:rsidRPr="000715A9">
              <w:rPr>
                <w:rFonts w:asciiTheme="majorHAnsi" w:hAnsiTheme="majorHAnsi"/>
                <w:b/>
                <w:spacing w:val="5"/>
                <w:w w:val="110"/>
              </w:rPr>
              <w:t xml:space="preserve"> </w:t>
            </w:r>
            <w:r w:rsidRPr="000715A9">
              <w:rPr>
                <w:rFonts w:asciiTheme="majorHAnsi" w:hAnsiTheme="majorHAnsi"/>
                <w:b/>
                <w:spacing w:val="-4"/>
                <w:w w:val="110"/>
              </w:rPr>
              <w:t>LTD.</w:t>
            </w:r>
          </w:p>
        </w:tc>
      </w:tr>
      <w:tr w:rsidR="006572F4" w:rsidRPr="000715A9" w14:paraId="7898C97C" w14:textId="77777777">
        <w:trPr>
          <w:trHeight w:val="482"/>
        </w:trPr>
        <w:tc>
          <w:tcPr>
            <w:tcW w:w="4613" w:type="dxa"/>
          </w:tcPr>
          <w:p w14:paraId="045A2B04" w14:textId="77777777" w:rsidR="006572F4" w:rsidRPr="000715A9" w:rsidRDefault="00C814FF">
            <w:pPr>
              <w:pStyle w:val="TableParagraph"/>
              <w:spacing w:before="9"/>
              <w:rPr>
                <w:rFonts w:asciiTheme="majorHAnsi" w:hAnsiTheme="majorHAnsi"/>
                <w:b/>
              </w:rPr>
            </w:pPr>
            <w:r w:rsidRPr="000715A9">
              <w:rPr>
                <w:rFonts w:asciiTheme="majorHAnsi" w:hAnsiTheme="majorHAnsi"/>
                <w:w w:val="115"/>
              </w:rPr>
              <w:t>By:</w:t>
            </w:r>
            <w:r w:rsidRPr="000715A9">
              <w:rPr>
                <w:rFonts w:asciiTheme="majorHAnsi" w:hAnsiTheme="majorHAnsi"/>
                <w:spacing w:val="-8"/>
                <w:w w:val="115"/>
              </w:rPr>
              <w:t xml:space="preserve"> </w:t>
            </w:r>
            <w:r w:rsidRPr="000715A9">
              <w:rPr>
                <w:rFonts w:asciiTheme="majorHAnsi" w:hAnsiTheme="majorHAnsi"/>
                <w:b/>
                <w:color w:val="000000"/>
                <w:spacing w:val="-2"/>
                <w:w w:val="115"/>
                <w:highlight w:val="yellow"/>
              </w:rPr>
              <w:t>INSERT</w:t>
            </w:r>
          </w:p>
        </w:tc>
        <w:tc>
          <w:tcPr>
            <w:tcW w:w="4971" w:type="dxa"/>
          </w:tcPr>
          <w:p w14:paraId="1230E39D" w14:textId="77777777" w:rsidR="006572F4" w:rsidRPr="000715A9" w:rsidRDefault="00C814FF">
            <w:pPr>
              <w:pStyle w:val="TableParagraph"/>
              <w:spacing w:before="9"/>
              <w:rPr>
                <w:rFonts w:asciiTheme="majorHAnsi" w:hAnsiTheme="majorHAnsi"/>
              </w:rPr>
            </w:pPr>
            <w:r w:rsidRPr="000715A9">
              <w:rPr>
                <w:rFonts w:asciiTheme="majorHAnsi" w:hAnsiTheme="majorHAnsi"/>
                <w:spacing w:val="-5"/>
                <w:w w:val="110"/>
              </w:rPr>
              <w:t>By:</w:t>
            </w:r>
          </w:p>
        </w:tc>
      </w:tr>
      <w:tr w:rsidR="006572F4" w:rsidRPr="000715A9" w14:paraId="0E3A0BCA" w14:textId="77777777">
        <w:trPr>
          <w:trHeight w:val="482"/>
        </w:trPr>
        <w:tc>
          <w:tcPr>
            <w:tcW w:w="4613" w:type="dxa"/>
          </w:tcPr>
          <w:p w14:paraId="187696E1" w14:textId="77777777" w:rsidR="006572F4" w:rsidRPr="000715A9" w:rsidRDefault="00C814FF">
            <w:pPr>
              <w:pStyle w:val="TableParagraph"/>
              <w:rPr>
                <w:rFonts w:asciiTheme="majorHAnsi" w:hAnsiTheme="majorHAnsi"/>
                <w:b/>
              </w:rPr>
            </w:pPr>
            <w:r w:rsidRPr="000715A9">
              <w:rPr>
                <w:rFonts w:asciiTheme="majorHAnsi" w:hAnsiTheme="majorHAnsi"/>
                <w:w w:val="110"/>
              </w:rPr>
              <w:t>Title:</w:t>
            </w:r>
            <w:r w:rsidRPr="000715A9">
              <w:rPr>
                <w:rFonts w:asciiTheme="majorHAnsi" w:hAnsiTheme="majorHAnsi"/>
                <w:spacing w:val="-2"/>
                <w:w w:val="120"/>
              </w:rPr>
              <w:t xml:space="preserve"> </w:t>
            </w:r>
            <w:r w:rsidRPr="000715A9">
              <w:rPr>
                <w:rFonts w:asciiTheme="majorHAnsi" w:hAnsiTheme="majorHAnsi"/>
                <w:b/>
                <w:color w:val="000000"/>
                <w:spacing w:val="-2"/>
                <w:w w:val="120"/>
                <w:highlight w:val="yellow"/>
              </w:rPr>
              <w:t>INSERT</w:t>
            </w:r>
          </w:p>
        </w:tc>
        <w:tc>
          <w:tcPr>
            <w:tcW w:w="4971" w:type="dxa"/>
          </w:tcPr>
          <w:p w14:paraId="188700E5" w14:textId="77777777" w:rsidR="006572F4" w:rsidRPr="000715A9" w:rsidRDefault="00C814FF">
            <w:pPr>
              <w:pStyle w:val="TableParagraph"/>
              <w:rPr>
                <w:rFonts w:asciiTheme="majorHAnsi" w:hAnsiTheme="majorHAnsi"/>
              </w:rPr>
            </w:pPr>
            <w:r w:rsidRPr="000715A9">
              <w:rPr>
                <w:rFonts w:asciiTheme="majorHAnsi" w:hAnsiTheme="majorHAnsi"/>
                <w:spacing w:val="-2"/>
                <w:w w:val="110"/>
              </w:rPr>
              <w:t>Title:</w:t>
            </w:r>
          </w:p>
        </w:tc>
      </w:tr>
      <w:tr w:rsidR="006572F4" w:rsidRPr="000715A9" w14:paraId="0737AE35" w14:textId="77777777">
        <w:trPr>
          <w:trHeight w:val="479"/>
        </w:trPr>
        <w:tc>
          <w:tcPr>
            <w:tcW w:w="4613" w:type="dxa"/>
          </w:tcPr>
          <w:p w14:paraId="63E2F981" w14:textId="77777777" w:rsidR="006572F4" w:rsidRPr="000715A9" w:rsidRDefault="006572F4">
            <w:pPr>
              <w:pStyle w:val="TableParagraph"/>
              <w:spacing w:before="0"/>
              <w:ind w:left="0"/>
              <w:rPr>
                <w:rFonts w:asciiTheme="majorHAnsi" w:hAnsiTheme="majorHAnsi"/>
              </w:rPr>
            </w:pPr>
          </w:p>
        </w:tc>
        <w:tc>
          <w:tcPr>
            <w:tcW w:w="4971" w:type="dxa"/>
          </w:tcPr>
          <w:p w14:paraId="158AC1C0" w14:textId="77777777" w:rsidR="006572F4" w:rsidRPr="000715A9" w:rsidRDefault="006572F4">
            <w:pPr>
              <w:pStyle w:val="TableParagraph"/>
              <w:spacing w:before="0"/>
              <w:ind w:left="0"/>
              <w:rPr>
                <w:rFonts w:asciiTheme="majorHAnsi" w:hAnsiTheme="majorHAnsi"/>
              </w:rPr>
            </w:pPr>
          </w:p>
        </w:tc>
      </w:tr>
    </w:tbl>
    <w:p w14:paraId="1729A292" w14:textId="77777777" w:rsidR="00C814FF" w:rsidRDefault="00C814FF" w:rsidP="005B7C6C">
      <w:pPr>
        <w:jc w:val="center"/>
        <w:rPr>
          <w:rFonts w:asciiTheme="majorHAnsi" w:hAnsiTheme="majorHAnsi"/>
        </w:rPr>
      </w:pPr>
    </w:p>
    <w:p w14:paraId="5BFA654C" w14:textId="77777777" w:rsidR="00C814FF" w:rsidRDefault="00C814FF" w:rsidP="005B7C6C">
      <w:pPr>
        <w:jc w:val="center"/>
        <w:rPr>
          <w:rFonts w:asciiTheme="majorHAnsi" w:hAnsiTheme="majorHAnsi"/>
        </w:rPr>
      </w:pPr>
    </w:p>
    <w:p w14:paraId="7127F63E" w14:textId="77777777" w:rsidR="00C814FF" w:rsidRDefault="00C814FF" w:rsidP="005B7C6C">
      <w:pPr>
        <w:jc w:val="center"/>
        <w:rPr>
          <w:rFonts w:asciiTheme="majorHAnsi" w:hAnsiTheme="majorHAnsi"/>
        </w:rPr>
      </w:pPr>
    </w:p>
    <w:p w14:paraId="20B241FB" w14:textId="77777777" w:rsidR="00C814FF" w:rsidRDefault="00C814FF" w:rsidP="005B7C6C">
      <w:pPr>
        <w:jc w:val="center"/>
        <w:rPr>
          <w:rFonts w:asciiTheme="majorHAnsi" w:hAnsiTheme="majorHAnsi"/>
        </w:rPr>
      </w:pPr>
    </w:p>
    <w:p w14:paraId="3DFF275D" w14:textId="77777777" w:rsidR="00C814FF" w:rsidRDefault="00C814FF" w:rsidP="005B7C6C">
      <w:pPr>
        <w:jc w:val="center"/>
        <w:rPr>
          <w:rFonts w:asciiTheme="majorHAnsi" w:hAnsiTheme="majorHAnsi"/>
        </w:rPr>
      </w:pPr>
    </w:p>
    <w:p w14:paraId="11414D8C" w14:textId="77777777" w:rsidR="00C814FF" w:rsidRDefault="00C814FF" w:rsidP="005B7C6C">
      <w:pPr>
        <w:jc w:val="center"/>
        <w:rPr>
          <w:rFonts w:asciiTheme="majorHAnsi" w:hAnsiTheme="majorHAnsi"/>
        </w:rPr>
      </w:pPr>
    </w:p>
    <w:p w14:paraId="2987FF98" w14:textId="77777777" w:rsidR="00C814FF" w:rsidRDefault="00C814FF" w:rsidP="005B7C6C">
      <w:pPr>
        <w:jc w:val="center"/>
        <w:rPr>
          <w:rFonts w:asciiTheme="majorHAnsi" w:hAnsiTheme="majorHAnsi"/>
        </w:rPr>
      </w:pPr>
    </w:p>
    <w:p w14:paraId="7FED4EDD" w14:textId="77777777" w:rsidR="00C814FF" w:rsidRDefault="00C814FF" w:rsidP="005B7C6C">
      <w:pPr>
        <w:jc w:val="center"/>
        <w:rPr>
          <w:rFonts w:asciiTheme="majorHAnsi" w:hAnsiTheme="majorHAnsi"/>
        </w:rPr>
      </w:pPr>
    </w:p>
    <w:p w14:paraId="2614F593" w14:textId="77777777" w:rsidR="00C814FF" w:rsidRDefault="00C814FF" w:rsidP="005B7C6C">
      <w:pPr>
        <w:jc w:val="center"/>
        <w:rPr>
          <w:rFonts w:asciiTheme="majorHAnsi" w:hAnsiTheme="majorHAnsi"/>
        </w:rPr>
      </w:pPr>
    </w:p>
    <w:p w14:paraId="4BD3F4D8" w14:textId="77777777" w:rsidR="00C814FF" w:rsidRDefault="00C814FF" w:rsidP="005B7C6C">
      <w:pPr>
        <w:jc w:val="center"/>
        <w:rPr>
          <w:rFonts w:asciiTheme="majorHAnsi" w:hAnsiTheme="majorHAnsi"/>
        </w:rPr>
      </w:pPr>
    </w:p>
    <w:p w14:paraId="43F6D6C1" w14:textId="77777777" w:rsidR="00C814FF" w:rsidRDefault="00C814FF" w:rsidP="005B7C6C">
      <w:pPr>
        <w:jc w:val="center"/>
        <w:rPr>
          <w:rFonts w:asciiTheme="majorHAnsi" w:hAnsiTheme="majorHAnsi"/>
        </w:rPr>
      </w:pPr>
    </w:p>
    <w:p w14:paraId="71A3FF93" w14:textId="77777777" w:rsidR="00C814FF" w:rsidRDefault="00C814FF" w:rsidP="005B7C6C">
      <w:pPr>
        <w:jc w:val="center"/>
        <w:rPr>
          <w:rFonts w:asciiTheme="majorHAnsi" w:hAnsiTheme="majorHAnsi"/>
        </w:rPr>
      </w:pPr>
    </w:p>
    <w:p w14:paraId="35B4A7AA" w14:textId="77777777" w:rsidR="00C814FF" w:rsidRDefault="00C814FF" w:rsidP="005B7C6C">
      <w:pPr>
        <w:jc w:val="center"/>
        <w:rPr>
          <w:rFonts w:asciiTheme="majorHAnsi" w:hAnsiTheme="majorHAnsi"/>
        </w:rPr>
      </w:pPr>
    </w:p>
    <w:p w14:paraId="484B0A5F" w14:textId="77777777" w:rsidR="00C814FF" w:rsidRDefault="00C814FF" w:rsidP="005B7C6C">
      <w:pPr>
        <w:jc w:val="center"/>
        <w:rPr>
          <w:rFonts w:asciiTheme="majorHAnsi" w:hAnsiTheme="majorHAnsi"/>
        </w:rPr>
      </w:pPr>
    </w:p>
    <w:p w14:paraId="1779B245" w14:textId="77777777" w:rsidR="00C814FF" w:rsidRDefault="00C814FF" w:rsidP="005B7C6C">
      <w:pPr>
        <w:jc w:val="center"/>
        <w:rPr>
          <w:rFonts w:asciiTheme="majorHAnsi" w:hAnsiTheme="majorHAnsi"/>
        </w:rPr>
      </w:pPr>
    </w:p>
    <w:p w14:paraId="723569B4" w14:textId="77777777" w:rsidR="00C814FF" w:rsidRDefault="00C814FF" w:rsidP="005B7C6C">
      <w:pPr>
        <w:jc w:val="center"/>
        <w:rPr>
          <w:rFonts w:asciiTheme="majorHAnsi" w:hAnsiTheme="majorHAnsi"/>
        </w:rPr>
      </w:pPr>
    </w:p>
    <w:p w14:paraId="582AA984" w14:textId="77777777" w:rsidR="00C814FF" w:rsidRDefault="00C814FF" w:rsidP="005B7C6C">
      <w:pPr>
        <w:jc w:val="center"/>
        <w:rPr>
          <w:rFonts w:asciiTheme="majorHAnsi" w:hAnsiTheme="majorHAnsi"/>
        </w:rPr>
      </w:pPr>
    </w:p>
    <w:p w14:paraId="1D7D07EE" w14:textId="77777777" w:rsidR="00C814FF" w:rsidRDefault="00C814FF" w:rsidP="005B7C6C">
      <w:pPr>
        <w:jc w:val="center"/>
        <w:rPr>
          <w:rFonts w:asciiTheme="majorHAnsi" w:hAnsiTheme="majorHAnsi"/>
        </w:rPr>
      </w:pPr>
    </w:p>
    <w:p w14:paraId="586A4AE9" w14:textId="77777777" w:rsidR="00C814FF" w:rsidRDefault="00C814FF" w:rsidP="005B7C6C">
      <w:pPr>
        <w:jc w:val="center"/>
        <w:rPr>
          <w:rFonts w:asciiTheme="majorHAnsi" w:hAnsiTheme="majorHAnsi"/>
        </w:rPr>
      </w:pPr>
    </w:p>
    <w:p w14:paraId="181911B6" w14:textId="77777777" w:rsidR="00C814FF" w:rsidRDefault="00C814FF" w:rsidP="005B7C6C">
      <w:pPr>
        <w:jc w:val="center"/>
        <w:rPr>
          <w:rFonts w:asciiTheme="majorHAnsi" w:hAnsiTheme="majorHAnsi"/>
        </w:rPr>
      </w:pPr>
    </w:p>
    <w:p w14:paraId="06C2E566" w14:textId="77777777" w:rsidR="00C814FF" w:rsidRDefault="00C814FF" w:rsidP="005B7C6C">
      <w:pPr>
        <w:jc w:val="center"/>
        <w:rPr>
          <w:rFonts w:asciiTheme="majorHAnsi" w:hAnsiTheme="majorHAnsi"/>
        </w:rPr>
      </w:pPr>
    </w:p>
    <w:p w14:paraId="29BEE116" w14:textId="77777777" w:rsidR="00C814FF" w:rsidRDefault="00C814FF" w:rsidP="005B7C6C">
      <w:pPr>
        <w:jc w:val="center"/>
        <w:rPr>
          <w:rFonts w:asciiTheme="majorHAnsi" w:hAnsiTheme="majorHAnsi"/>
        </w:rPr>
      </w:pPr>
    </w:p>
    <w:p w14:paraId="66B4E05C" w14:textId="77777777" w:rsidR="00C814FF" w:rsidRDefault="00C814FF" w:rsidP="005B7C6C">
      <w:pPr>
        <w:jc w:val="center"/>
        <w:rPr>
          <w:rFonts w:asciiTheme="majorHAnsi" w:hAnsiTheme="majorHAnsi"/>
        </w:rPr>
      </w:pPr>
    </w:p>
    <w:p w14:paraId="39818329" w14:textId="77777777" w:rsidR="00C814FF" w:rsidRDefault="00C814FF" w:rsidP="005B7C6C">
      <w:pPr>
        <w:jc w:val="center"/>
        <w:rPr>
          <w:rFonts w:asciiTheme="majorHAnsi" w:hAnsiTheme="majorHAnsi"/>
        </w:rPr>
      </w:pPr>
    </w:p>
    <w:p w14:paraId="458E8EEF" w14:textId="77777777" w:rsidR="00C814FF" w:rsidRDefault="00C814FF" w:rsidP="005B7C6C">
      <w:pPr>
        <w:jc w:val="center"/>
        <w:rPr>
          <w:rFonts w:asciiTheme="majorHAnsi" w:hAnsiTheme="majorHAnsi"/>
        </w:rPr>
      </w:pPr>
    </w:p>
    <w:p w14:paraId="00EAE16B" w14:textId="77777777" w:rsidR="00C814FF" w:rsidRDefault="00C814FF" w:rsidP="005B7C6C">
      <w:pPr>
        <w:jc w:val="center"/>
        <w:rPr>
          <w:rFonts w:asciiTheme="majorHAnsi" w:hAnsiTheme="majorHAnsi"/>
        </w:rPr>
      </w:pPr>
    </w:p>
    <w:p w14:paraId="48072599" w14:textId="77777777" w:rsidR="00C814FF" w:rsidRDefault="00C814FF" w:rsidP="005B7C6C">
      <w:pPr>
        <w:jc w:val="center"/>
        <w:rPr>
          <w:rFonts w:asciiTheme="majorHAnsi" w:hAnsiTheme="majorHAnsi"/>
        </w:rPr>
      </w:pPr>
    </w:p>
    <w:p w14:paraId="6F83076B" w14:textId="77777777" w:rsidR="00C814FF" w:rsidRDefault="00C814FF" w:rsidP="005B7C6C">
      <w:pPr>
        <w:jc w:val="center"/>
        <w:rPr>
          <w:rFonts w:asciiTheme="majorHAnsi" w:hAnsiTheme="majorHAnsi"/>
        </w:rPr>
      </w:pPr>
    </w:p>
    <w:p w14:paraId="506A53A9" w14:textId="77777777" w:rsidR="00C814FF" w:rsidRDefault="00C814FF" w:rsidP="005B7C6C">
      <w:pPr>
        <w:jc w:val="center"/>
        <w:rPr>
          <w:rFonts w:asciiTheme="majorHAnsi" w:hAnsiTheme="majorHAnsi"/>
        </w:rPr>
      </w:pPr>
    </w:p>
    <w:p w14:paraId="3A9701B9" w14:textId="77777777" w:rsidR="00C814FF" w:rsidRDefault="00C814FF" w:rsidP="005B7C6C">
      <w:pPr>
        <w:jc w:val="center"/>
        <w:rPr>
          <w:rFonts w:asciiTheme="majorHAnsi" w:hAnsiTheme="majorHAnsi"/>
        </w:rPr>
      </w:pPr>
    </w:p>
    <w:p w14:paraId="1DC7CAF4" w14:textId="77777777" w:rsidR="00C814FF" w:rsidRDefault="00C814FF" w:rsidP="005B7C6C">
      <w:pPr>
        <w:jc w:val="center"/>
        <w:rPr>
          <w:rFonts w:asciiTheme="majorHAnsi" w:hAnsiTheme="majorHAnsi"/>
        </w:rPr>
      </w:pPr>
    </w:p>
    <w:p w14:paraId="765D8042" w14:textId="77777777" w:rsidR="00C814FF" w:rsidRDefault="00C814FF" w:rsidP="005B7C6C">
      <w:pPr>
        <w:jc w:val="center"/>
        <w:rPr>
          <w:rFonts w:asciiTheme="majorHAnsi" w:hAnsiTheme="majorHAnsi"/>
        </w:rPr>
      </w:pPr>
    </w:p>
    <w:p w14:paraId="144A7CBD" w14:textId="77777777" w:rsidR="00C814FF" w:rsidRDefault="00C814FF" w:rsidP="005B7C6C">
      <w:pPr>
        <w:jc w:val="center"/>
        <w:rPr>
          <w:rFonts w:asciiTheme="majorHAnsi" w:hAnsiTheme="majorHAnsi"/>
        </w:rPr>
      </w:pPr>
    </w:p>
    <w:p w14:paraId="4421D8C4" w14:textId="77777777" w:rsidR="00C814FF" w:rsidRDefault="00C814FF" w:rsidP="005B7C6C">
      <w:pPr>
        <w:jc w:val="center"/>
        <w:rPr>
          <w:rFonts w:asciiTheme="majorHAnsi" w:hAnsiTheme="majorHAnsi"/>
        </w:rPr>
      </w:pPr>
    </w:p>
    <w:p w14:paraId="30E61239" w14:textId="77777777" w:rsidR="00C814FF" w:rsidRDefault="00C814FF" w:rsidP="005B7C6C">
      <w:pPr>
        <w:jc w:val="center"/>
        <w:rPr>
          <w:rFonts w:asciiTheme="majorHAnsi" w:hAnsiTheme="majorHAnsi"/>
        </w:rPr>
      </w:pPr>
    </w:p>
    <w:p w14:paraId="3FAD6A05" w14:textId="77777777" w:rsidR="00C814FF" w:rsidRDefault="00C814FF" w:rsidP="005B7C6C">
      <w:pPr>
        <w:jc w:val="center"/>
        <w:rPr>
          <w:rFonts w:asciiTheme="majorHAnsi" w:hAnsiTheme="majorHAnsi"/>
        </w:rPr>
      </w:pPr>
    </w:p>
    <w:p w14:paraId="6F013765" w14:textId="77777777" w:rsidR="00C814FF" w:rsidRDefault="00C814FF" w:rsidP="005B7C6C">
      <w:pPr>
        <w:jc w:val="center"/>
        <w:rPr>
          <w:rFonts w:asciiTheme="majorHAnsi" w:hAnsiTheme="majorHAnsi"/>
        </w:rPr>
      </w:pPr>
    </w:p>
    <w:p w14:paraId="22003A7E" w14:textId="77777777" w:rsidR="00C814FF" w:rsidRDefault="00C814FF" w:rsidP="005B7C6C">
      <w:pPr>
        <w:jc w:val="center"/>
        <w:rPr>
          <w:rFonts w:asciiTheme="majorHAnsi" w:hAnsiTheme="majorHAnsi"/>
        </w:rPr>
      </w:pPr>
    </w:p>
    <w:p w14:paraId="2BFF7F99" w14:textId="77777777" w:rsidR="00C814FF" w:rsidRDefault="00C814FF" w:rsidP="005B7C6C">
      <w:pPr>
        <w:jc w:val="center"/>
        <w:rPr>
          <w:rFonts w:asciiTheme="majorHAnsi" w:hAnsiTheme="majorHAnsi"/>
        </w:rPr>
      </w:pPr>
    </w:p>
    <w:p w14:paraId="23955E02" w14:textId="77777777" w:rsidR="00C814FF" w:rsidRDefault="00C814FF" w:rsidP="005B7C6C">
      <w:pPr>
        <w:jc w:val="center"/>
        <w:rPr>
          <w:rFonts w:asciiTheme="majorHAnsi" w:hAnsiTheme="majorHAnsi"/>
        </w:rPr>
      </w:pPr>
    </w:p>
    <w:p w14:paraId="0D474381" w14:textId="77777777" w:rsidR="00C814FF" w:rsidRDefault="00C814FF" w:rsidP="005B7C6C">
      <w:pPr>
        <w:jc w:val="center"/>
        <w:rPr>
          <w:rFonts w:asciiTheme="majorHAnsi" w:hAnsiTheme="majorHAnsi"/>
        </w:rPr>
      </w:pPr>
    </w:p>
    <w:p w14:paraId="6495DEC6" w14:textId="77777777" w:rsidR="00C814FF" w:rsidRDefault="00C814FF" w:rsidP="005B7C6C">
      <w:pPr>
        <w:jc w:val="center"/>
        <w:rPr>
          <w:rFonts w:asciiTheme="majorHAnsi" w:hAnsiTheme="majorHAnsi"/>
        </w:rPr>
      </w:pPr>
    </w:p>
    <w:p w14:paraId="2401C000" w14:textId="62F4CE29" w:rsidR="005B7C6C" w:rsidRDefault="005B7C6C" w:rsidP="005B7C6C">
      <w:pPr>
        <w:jc w:val="center"/>
        <w:rPr>
          <w:rFonts w:asciiTheme="majorHAnsi" w:hAnsiTheme="majorHAnsi"/>
        </w:rPr>
      </w:pPr>
      <w:r>
        <w:rPr>
          <w:rFonts w:asciiTheme="majorHAnsi" w:hAnsiTheme="majorHAnsi"/>
        </w:rPr>
        <w:t>Exhibit A</w:t>
      </w:r>
    </w:p>
    <w:p w14:paraId="722F79EB" w14:textId="77777777" w:rsidR="005B7C6C" w:rsidRPr="000715A9" w:rsidRDefault="005B7C6C" w:rsidP="005B7C6C">
      <w:pPr>
        <w:jc w:val="center"/>
        <w:rPr>
          <w:rFonts w:asciiTheme="majorHAnsi" w:hAnsiTheme="majorHAnsi"/>
        </w:rPr>
      </w:pPr>
      <w:r w:rsidRPr="000715A9">
        <w:rPr>
          <w:rFonts w:asciiTheme="majorHAnsi" w:hAnsiTheme="majorHAnsi"/>
        </w:rPr>
        <w:t>SGHA</w:t>
      </w:r>
      <w:r w:rsidRPr="000715A9">
        <w:rPr>
          <w:rFonts w:asciiTheme="majorHAnsi" w:hAnsiTheme="majorHAnsi"/>
          <w:spacing w:val="-4"/>
        </w:rPr>
        <w:t xml:space="preserve"> </w:t>
      </w:r>
      <w:r w:rsidRPr="000715A9">
        <w:rPr>
          <w:rFonts w:asciiTheme="majorHAnsi" w:hAnsiTheme="majorHAnsi"/>
        </w:rPr>
        <w:t>and</w:t>
      </w:r>
      <w:r w:rsidRPr="000715A9">
        <w:rPr>
          <w:rFonts w:asciiTheme="majorHAnsi" w:hAnsiTheme="majorHAnsi"/>
          <w:spacing w:val="-3"/>
        </w:rPr>
        <w:t xml:space="preserve"> </w:t>
      </w:r>
      <w:r w:rsidRPr="000715A9">
        <w:rPr>
          <w:rFonts w:asciiTheme="majorHAnsi" w:hAnsiTheme="majorHAnsi"/>
        </w:rPr>
        <w:t>the</w:t>
      </w:r>
      <w:r w:rsidRPr="000715A9">
        <w:rPr>
          <w:rFonts w:asciiTheme="majorHAnsi" w:hAnsiTheme="majorHAnsi"/>
          <w:spacing w:val="-3"/>
        </w:rPr>
        <w:t xml:space="preserve"> </w:t>
      </w:r>
      <w:r w:rsidRPr="000715A9">
        <w:rPr>
          <w:rFonts w:asciiTheme="majorHAnsi" w:hAnsiTheme="majorHAnsi"/>
        </w:rPr>
        <w:t>Ramp</w:t>
      </w:r>
      <w:r w:rsidRPr="000715A9">
        <w:rPr>
          <w:rFonts w:asciiTheme="majorHAnsi" w:hAnsiTheme="majorHAnsi"/>
          <w:spacing w:val="-3"/>
        </w:rPr>
        <w:t xml:space="preserve"> </w:t>
      </w:r>
      <w:r w:rsidRPr="000715A9">
        <w:rPr>
          <w:rFonts w:asciiTheme="majorHAnsi" w:hAnsiTheme="majorHAnsi"/>
        </w:rPr>
        <w:t>Services</w:t>
      </w:r>
      <w:r w:rsidRPr="000715A9">
        <w:rPr>
          <w:rFonts w:asciiTheme="majorHAnsi" w:hAnsiTheme="majorHAnsi"/>
          <w:spacing w:val="-4"/>
        </w:rPr>
        <w:t xml:space="preserve"> </w:t>
      </w:r>
      <w:r w:rsidRPr="000715A9">
        <w:rPr>
          <w:rFonts w:asciiTheme="majorHAnsi" w:hAnsiTheme="majorHAnsi"/>
        </w:rPr>
        <w:t>Tariff</w:t>
      </w:r>
      <w:r w:rsidRPr="000715A9">
        <w:rPr>
          <w:rFonts w:asciiTheme="majorHAnsi" w:hAnsiTheme="majorHAnsi"/>
          <w:spacing w:val="-3"/>
        </w:rPr>
        <w:t xml:space="preserve"> </w:t>
      </w:r>
      <w:r w:rsidRPr="000715A9">
        <w:rPr>
          <w:rFonts w:asciiTheme="majorHAnsi" w:hAnsiTheme="majorHAnsi"/>
        </w:rPr>
        <w:t>for</w:t>
      </w:r>
      <w:r w:rsidRPr="000715A9">
        <w:rPr>
          <w:rFonts w:asciiTheme="majorHAnsi" w:hAnsiTheme="majorHAnsi"/>
          <w:spacing w:val="-3"/>
        </w:rPr>
        <w:t xml:space="preserve"> </w:t>
      </w:r>
      <w:r w:rsidRPr="000715A9">
        <w:rPr>
          <w:rFonts w:asciiTheme="majorHAnsi" w:hAnsiTheme="majorHAnsi"/>
        </w:rPr>
        <w:t>Punta</w:t>
      </w:r>
      <w:r w:rsidRPr="000715A9">
        <w:rPr>
          <w:rFonts w:asciiTheme="majorHAnsi" w:hAnsiTheme="majorHAnsi"/>
          <w:spacing w:val="-3"/>
        </w:rPr>
        <w:t xml:space="preserve"> </w:t>
      </w:r>
      <w:r w:rsidRPr="000715A9">
        <w:rPr>
          <w:rFonts w:asciiTheme="majorHAnsi" w:hAnsiTheme="majorHAnsi"/>
        </w:rPr>
        <w:t>Cana</w:t>
      </w:r>
      <w:r w:rsidRPr="000715A9">
        <w:rPr>
          <w:rFonts w:asciiTheme="majorHAnsi" w:hAnsiTheme="majorHAnsi"/>
          <w:spacing w:val="-3"/>
        </w:rPr>
        <w:t xml:space="preserve"> </w:t>
      </w:r>
      <w:r w:rsidRPr="000715A9">
        <w:rPr>
          <w:rFonts w:asciiTheme="majorHAnsi" w:hAnsiTheme="majorHAnsi"/>
        </w:rPr>
        <w:t>dated October 30, 2022</w:t>
      </w:r>
    </w:p>
    <w:p w14:paraId="478D2DCE" w14:textId="5155C001" w:rsidR="000715A9" w:rsidRPr="000715A9" w:rsidRDefault="000715A9" w:rsidP="005B7C6C">
      <w:pPr>
        <w:jc w:val="center"/>
        <w:rPr>
          <w:rFonts w:asciiTheme="majorHAnsi" w:hAnsiTheme="majorHAnsi"/>
        </w:rPr>
      </w:pPr>
    </w:p>
    <w:sectPr w:rsidR="000715A9" w:rsidRPr="000715A9">
      <w:pgSz w:w="12240" w:h="15840"/>
      <w:pgMar w:top="1360" w:right="72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2" w:author="Mayra Jacobo" w:date="2025-06-26T15:39:00Z" w:initials="MJ">
    <w:p w14:paraId="6EC1E6B3" w14:textId="77777777" w:rsidR="00DD638E" w:rsidRDefault="000715A9" w:rsidP="00C72EF3">
      <w:pPr>
        <w:pStyle w:val="CommentText"/>
      </w:pPr>
      <w:r>
        <w:rPr>
          <w:rStyle w:val="CommentReference"/>
        </w:rPr>
        <w:annotationRef/>
      </w:r>
      <w:r w:rsidR="00DD638E">
        <w:t>Podrían confirmarnos a que se refieren con "non-simultaneous".</w:t>
      </w:r>
    </w:p>
  </w:comment>
  <w:comment w:id="93" w:author="Mayra Jacobo" w:date="2025-06-26T15:43:00Z" w:initials="MJ">
    <w:p w14:paraId="00D3F858" w14:textId="3D5EAB2F" w:rsidR="00AD7C21" w:rsidRDefault="000715A9" w:rsidP="00EA7D93">
      <w:pPr>
        <w:pStyle w:val="CommentText"/>
      </w:pPr>
      <w:r>
        <w:rPr>
          <w:rStyle w:val="CommentReference"/>
        </w:rPr>
        <w:annotationRef/>
      </w:r>
      <w:r w:rsidR="00AD7C21">
        <w:t>Debemos incluir como fecha de efectividad el inicio de operaciones 27 de octubre de 2024.</w:t>
      </w:r>
    </w:p>
  </w:comment>
  <w:comment w:id="94" w:author="JP" w:date="2025-07-24T19:43:00Z" w:initials="JP">
    <w:p w14:paraId="74807425" w14:textId="77777777" w:rsidR="00EA2DE2" w:rsidRDefault="00EA2DE2" w:rsidP="00EA2DE2">
      <w:pPr>
        <w:pStyle w:val="CommentText"/>
      </w:pPr>
      <w:r>
        <w:rPr>
          <w:rStyle w:val="CommentReference"/>
        </w:rPr>
        <w:annotationRef/>
      </w:r>
      <w:r>
        <w:t>Este Concession no tendría vigencia retroactiva al 27 de octubre de 2024, por lo que debe mantenerse la fecha de cuando inicien estos precios.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C1E6B3" w15:done="1"/>
  <w15:commentEx w15:paraId="00D3F858" w15:done="1"/>
  <w15:commentEx w15:paraId="74807425" w15:paraIdParent="00D3F8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7E84C" w16cex:dateUtc="2025-06-26T19:39:00Z"/>
  <w16cex:commentExtensible w16cex:durableId="2C07E934" w16cex:dateUtc="2025-06-26T19:43:00Z"/>
  <w16cex:commentExtensible w16cex:durableId="58CD3D25" w16cex:dateUtc="2025-07-24T2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C1E6B3" w16cid:durableId="2C07E84C"/>
  <w16cid:commentId w16cid:paraId="00D3F858" w16cid:durableId="2C07E934"/>
  <w16cid:commentId w16cid:paraId="74807425" w16cid:durableId="58CD3D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3D7A"/>
    <w:multiLevelType w:val="hybridMultilevel"/>
    <w:tmpl w:val="4C96A846"/>
    <w:lvl w:ilvl="0" w:tplc="FC641C4E">
      <w:start w:val="1"/>
      <w:numFmt w:val="decimal"/>
      <w:lvlText w:val="%1."/>
      <w:lvlJc w:val="left"/>
      <w:pPr>
        <w:ind w:left="1020" w:hanging="360"/>
      </w:pPr>
    </w:lvl>
    <w:lvl w:ilvl="1" w:tplc="621066C6">
      <w:start w:val="1"/>
      <w:numFmt w:val="decimal"/>
      <w:lvlText w:val="%2."/>
      <w:lvlJc w:val="left"/>
      <w:pPr>
        <w:ind w:left="1020" w:hanging="360"/>
      </w:pPr>
    </w:lvl>
    <w:lvl w:ilvl="2" w:tplc="2364F95C">
      <w:start w:val="1"/>
      <w:numFmt w:val="decimal"/>
      <w:lvlText w:val="%3."/>
      <w:lvlJc w:val="left"/>
      <w:pPr>
        <w:ind w:left="1020" w:hanging="360"/>
      </w:pPr>
    </w:lvl>
    <w:lvl w:ilvl="3" w:tplc="FF7825D6">
      <w:start w:val="1"/>
      <w:numFmt w:val="decimal"/>
      <w:lvlText w:val="%4."/>
      <w:lvlJc w:val="left"/>
      <w:pPr>
        <w:ind w:left="1020" w:hanging="360"/>
      </w:pPr>
    </w:lvl>
    <w:lvl w:ilvl="4" w:tplc="0294325C">
      <w:start w:val="1"/>
      <w:numFmt w:val="decimal"/>
      <w:lvlText w:val="%5."/>
      <w:lvlJc w:val="left"/>
      <w:pPr>
        <w:ind w:left="1020" w:hanging="360"/>
      </w:pPr>
    </w:lvl>
    <w:lvl w:ilvl="5" w:tplc="397CADA4">
      <w:start w:val="1"/>
      <w:numFmt w:val="decimal"/>
      <w:lvlText w:val="%6."/>
      <w:lvlJc w:val="left"/>
      <w:pPr>
        <w:ind w:left="1020" w:hanging="360"/>
      </w:pPr>
    </w:lvl>
    <w:lvl w:ilvl="6" w:tplc="FCE22A52">
      <w:start w:val="1"/>
      <w:numFmt w:val="decimal"/>
      <w:lvlText w:val="%7."/>
      <w:lvlJc w:val="left"/>
      <w:pPr>
        <w:ind w:left="1020" w:hanging="360"/>
      </w:pPr>
    </w:lvl>
    <w:lvl w:ilvl="7" w:tplc="F99EE76A">
      <w:start w:val="1"/>
      <w:numFmt w:val="decimal"/>
      <w:lvlText w:val="%8."/>
      <w:lvlJc w:val="left"/>
      <w:pPr>
        <w:ind w:left="1020" w:hanging="360"/>
      </w:pPr>
    </w:lvl>
    <w:lvl w:ilvl="8" w:tplc="6CF687F0">
      <w:start w:val="1"/>
      <w:numFmt w:val="decimal"/>
      <w:lvlText w:val="%9."/>
      <w:lvlJc w:val="left"/>
      <w:pPr>
        <w:ind w:left="1020" w:hanging="360"/>
      </w:pPr>
    </w:lvl>
  </w:abstractNum>
  <w:abstractNum w:abstractNumId="1" w15:restartNumberingAfterBreak="0">
    <w:nsid w:val="190D4530"/>
    <w:multiLevelType w:val="multilevel"/>
    <w:tmpl w:val="2B28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D102A"/>
    <w:multiLevelType w:val="hybridMultilevel"/>
    <w:tmpl w:val="8C30A6C2"/>
    <w:lvl w:ilvl="0" w:tplc="00BC85A0">
      <w:start w:val="1"/>
      <w:numFmt w:val="decimal"/>
      <w:lvlText w:val="%1."/>
      <w:lvlJc w:val="left"/>
      <w:pPr>
        <w:ind w:left="1080" w:hanging="361"/>
      </w:pPr>
      <w:rPr>
        <w:rFonts w:ascii="Cambria" w:eastAsia="Cambria" w:hAnsi="Cambria" w:cs="Cambria" w:hint="default"/>
        <w:b w:val="0"/>
        <w:bCs w:val="0"/>
        <w:i w:val="0"/>
        <w:iCs w:val="0"/>
        <w:spacing w:val="0"/>
        <w:w w:val="100"/>
        <w:sz w:val="22"/>
        <w:szCs w:val="22"/>
        <w:lang w:val="en-US" w:eastAsia="en-US" w:bidi="ar-SA"/>
      </w:rPr>
    </w:lvl>
    <w:lvl w:ilvl="1" w:tplc="F3FCBEB8">
      <w:numFmt w:val="bullet"/>
      <w:lvlText w:val="•"/>
      <w:lvlJc w:val="left"/>
      <w:pPr>
        <w:ind w:left="1980" w:hanging="361"/>
      </w:pPr>
      <w:rPr>
        <w:rFonts w:hint="default"/>
        <w:lang w:val="en-US" w:eastAsia="en-US" w:bidi="ar-SA"/>
      </w:rPr>
    </w:lvl>
    <w:lvl w:ilvl="2" w:tplc="16E483FA">
      <w:numFmt w:val="bullet"/>
      <w:lvlText w:val="•"/>
      <w:lvlJc w:val="left"/>
      <w:pPr>
        <w:ind w:left="2880" w:hanging="361"/>
      </w:pPr>
      <w:rPr>
        <w:rFonts w:hint="default"/>
        <w:lang w:val="en-US" w:eastAsia="en-US" w:bidi="ar-SA"/>
      </w:rPr>
    </w:lvl>
    <w:lvl w:ilvl="3" w:tplc="976EC1F4">
      <w:numFmt w:val="bullet"/>
      <w:lvlText w:val="•"/>
      <w:lvlJc w:val="left"/>
      <w:pPr>
        <w:ind w:left="3780" w:hanging="361"/>
      </w:pPr>
      <w:rPr>
        <w:rFonts w:hint="default"/>
        <w:lang w:val="en-US" w:eastAsia="en-US" w:bidi="ar-SA"/>
      </w:rPr>
    </w:lvl>
    <w:lvl w:ilvl="4" w:tplc="3128156E">
      <w:numFmt w:val="bullet"/>
      <w:lvlText w:val="•"/>
      <w:lvlJc w:val="left"/>
      <w:pPr>
        <w:ind w:left="4680" w:hanging="361"/>
      </w:pPr>
      <w:rPr>
        <w:rFonts w:hint="default"/>
        <w:lang w:val="en-US" w:eastAsia="en-US" w:bidi="ar-SA"/>
      </w:rPr>
    </w:lvl>
    <w:lvl w:ilvl="5" w:tplc="8EE42E26">
      <w:numFmt w:val="bullet"/>
      <w:lvlText w:val="•"/>
      <w:lvlJc w:val="left"/>
      <w:pPr>
        <w:ind w:left="5580" w:hanging="361"/>
      </w:pPr>
      <w:rPr>
        <w:rFonts w:hint="default"/>
        <w:lang w:val="en-US" w:eastAsia="en-US" w:bidi="ar-SA"/>
      </w:rPr>
    </w:lvl>
    <w:lvl w:ilvl="6" w:tplc="E6AAB22C">
      <w:numFmt w:val="bullet"/>
      <w:lvlText w:val="•"/>
      <w:lvlJc w:val="left"/>
      <w:pPr>
        <w:ind w:left="6480" w:hanging="361"/>
      </w:pPr>
      <w:rPr>
        <w:rFonts w:hint="default"/>
        <w:lang w:val="en-US" w:eastAsia="en-US" w:bidi="ar-SA"/>
      </w:rPr>
    </w:lvl>
    <w:lvl w:ilvl="7" w:tplc="B59A69E4">
      <w:numFmt w:val="bullet"/>
      <w:lvlText w:val="•"/>
      <w:lvlJc w:val="left"/>
      <w:pPr>
        <w:ind w:left="7380" w:hanging="361"/>
      </w:pPr>
      <w:rPr>
        <w:rFonts w:hint="default"/>
        <w:lang w:val="en-US" w:eastAsia="en-US" w:bidi="ar-SA"/>
      </w:rPr>
    </w:lvl>
    <w:lvl w:ilvl="8" w:tplc="ABAECC74">
      <w:numFmt w:val="bullet"/>
      <w:lvlText w:val="•"/>
      <w:lvlJc w:val="left"/>
      <w:pPr>
        <w:ind w:left="8280" w:hanging="361"/>
      </w:pPr>
      <w:rPr>
        <w:rFonts w:hint="default"/>
        <w:lang w:val="en-US" w:eastAsia="en-US" w:bidi="ar-SA"/>
      </w:rPr>
    </w:lvl>
  </w:abstractNum>
  <w:abstractNum w:abstractNumId="3" w15:restartNumberingAfterBreak="0">
    <w:nsid w:val="329C3677"/>
    <w:multiLevelType w:val="hybridMultilevel"/>
    <w:tmpl w:val="619AC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086402"/>
    <w:multiLevelType w:val="hybridMultilevel"/>
    <w:tmpl w:val="C062FF92"/>
    <w:lvl w:ilvl="0" w:tplc="22B250D8">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C47E8C10">
      <w:numFmt w:val="bullet"/>
      <w:lvlText w:val="•"/>
      <w:lvlJc w:val="left"/>
      <w:pPr>
        <w:ind w:left="1440" w:hanging="123"/>
      </w:pPr>
      <w:rPr>
        <w:rFonts w:hint="default"/>
        <w:lang w:val="en-US" w:eastAsia="en-US" w:bidi="ar-SA"/>
      </w:rPr>
    </w:lvl>
    <w:lvl w:ilvl="2" w:tplc="CE5E8CEA">
      <w:numFmt w:val="bullet"/>
      <w:lvlText w:val="•"/>
      <w:lvlJc w:val="left"/>
      <w:pPr>
        <w:ind w:left="2400" w:hanging="123"/>
      </w:pPr>
      <w:rPr>
        <w:rFonts w:hint="default"/>
        <w:lang w:val="en-US" w:eastAsia="en-US" w:bidi="ar-SA"/>
      </w:rPr>
    </w:lvl>
    <w:lvl w:ilvl="3" w:tplc="9432DC5C">
      <w:numFmt w:val="bullet"/>
      <w:lvlText w:val="•"/>
      <w:lvlJc w:val="left"/>
      <w:pPr>
        <w:ind w:left="3360" w:hanging="123"/>
      </w:pPr>
      <w:rPr>
        <w:rFonts w:hint="default"/>
        <w:lang w:val="en-US" w:eastAsia="en-US" w:bidi="ar-SA"/>
      </w:rPr>
    </w:lvl>
    <w:lvl w:ilvl="4" w:tplc="5B10DCE8">
      <w:numFmt w:val="bullet"/>
      <w:lvlText w:val="•"/>
      <w:lvlJc w:val="left"/>
      <w:pPr>
        <w:ind w:left="4320" w:hanging="123"/>
      </w:pPr>
      <w:rPr>
        <w:rFonts w:hint="default"/>
        <w:lang w:val="en-US" w:eastAsia="en-US" w:bidi="ar-SA"/>
      </w:rPr>
    </w:lvl>
    <w:lvl w:ilvl="5" w:tplc="3922320A">
      <w:numFmt w:val="bullet"/>
      <w:lvlText w:val="•"/>
      <w:lvlJc w:val="left"/>
      <w:pPr>
        <w:ind w:left="5280" w:hanging="123"/>
      </w:pPr>
      <w:rPr>
        <w:rFonts w:hint="default"/>
        <w:lang w:val="en-US" w:eastAsia="en-US" w:bidi="ar-SA"/>
      </w:rPr>
    </w:lvl>
    <w:lvl w:ilvl="6" w:tplc="2876AF74">
      <w:numFmt w:val="bullet"/>
      <w:lvlText w:val="•"/>
      <w:lvlJc w:val="left"/>
      <w:pPr>
        <w:ind w:left="6240" w:hanging="123"/>
      </w:pPr>
      <w:rPr>
        <w:rFonts w:hint="default"/>
        <w:lang w:val="en-US" w:eastAsia="en-US" w:bidi="ar-SA"/>
      </w:rPr>
    </w:lvl>
    <w:lvl w:ilvl="7" w:tplc="9A9E0664">
      <w:numFmt w:val="bullet"/>
      <w:lvlText w:val="•"/>
      <w:lvlJc w:val="left"/>
      <w:pPr>
        <w:ind w:left="7200" w:hanging="123"/>
      </w:pPr>
      <w:rPr>
        <w:rFonts w:hint="default"/>
        <w:lang w:val="en-US" w:eastAsia="en-US" w:bidi="ar-SA"/>
      </w:rPr>
    </w:lvl>
    <w:lvl w:ilvl="8" w:tplc="68027DBC">
      <w:numFmt w:val="bullet"/>
      <w:lvlText w:val="•"/>
      <w:lvlJc w:val="left"/>
      <w:pPr>
        <w:ind w:left="8160" w:hanging="123"/>
      </w:pPr>
      <w:rPr>
        <w:rFonts w:hint="default"/>
        <w:lang w:val="en-US" w:eastAsia="en-US" w:bidi="ar-SA"/>
      </w:rPr>
    </w:lvl>
  </w:abstractNum>
  <w:abstractNum w:abstractNumId="5" w15:restartNumberingAfterBreak="0">
    <w:nsid w:val="54EF176E"/>
    <w:multiLevelType w:val="hybridMultilevel"/>
    <w:tmpl w:val="05224AC0"/>
    <w:lvl w:ilvl="0" w:tplc="33D288D8">
      <w:numFmt w:val="bullet"/>
      <w:lvlText w:val="•"/>
      <w:lvlJc w:val="left"/>
      <w:pPr>
        <w:ind w:left="360" w:hanging="147"/>
      </w:pPr>
      <w:rPr>
        <w:rFonts w:ascii="Cambria" w:eastAsia="Cambria" w:hAnsi="Cambria" w:cs="Cambria" w:hint="default"/>
        <w:b w:val="0"/>
        <w:bCs w:val="0"/>
        <w:i w:val="0"/>
        <w:iCs w:val="0"/>
        <w:spacing w:val="0"/>
        <w:w w:val="100"/>
        <w:sz w:val="22"/>
        <w:szCs w:val="22"/>
        <w:lang w:val="en-US" w:eastAsia="en-US" w:bidi="ar-SA"/>
      </w:rPr>
    </w:lvl>
    <w:lvl w:ilvl="1" w:tplc="47342088">
      <w:numFmt w:val="bullet"/>
      <w:lvlText w:val="•"/>
      <w:lvlJc w:val="left"/>
      <w:pPr>
        <w:ind w:left="1332" w:hanging="147"/>
      </w:pPr>
      <w:rPr>
        <w:rFonts w:hint="default"/>
        <w:lang w:val="en-US" w:eastAsia="en-US" w:bidi="ar-SA"/>
      </w:rPr>
    </w:lvl>
    <w:lvl w:ilvl="2" w:tplc="433CA608">
      <w:numFmt w:val="bullet"/>
      <w:lvlText w:val="•"/>
      <w:lvlJc w:val="left"/>
      <w:pPr>
        <w:ind w:left="2304" w:hanging="147"/>
      </w:pPr>
      <w:rPr>
        <w:rFonts w:hint="default"/>
        <w:lang w:val="en-US" w:eastAsia="en-US" w:bidi="ar-SA"/>
      </w:rPr>
    </w:lvl>
    <w:lvl w:ilvl="3" w:tplc="FCB2DB30">
      <w:numFmt w:val="bullet"/>
      <w:lvlText w:val="•"/>
      <w:lvlJc w:val="left"/>
      <w:pPr>
        <w:ind w:left="3276" w:hanging="147"/>
      </w:pPr>
      <w:rPr>
        <w:rFonts w:hint="default"/>
        <w:lang w:val="en-US" w:eastAsia="en-US" w:bidi="ar-SA"/>
      </w:rPr>
    </w:lvl>
    <w:lvl w:ilvl="4" w:tplc="76B2034A">
      <w:numFmt w:val="bullet"/>
      <w:lvlText w:val="•"/>
      <w:lvlJc w:val="left"/>
      <w:pPr>
        <w:ind w:left="4248" w:hanging="147"/>
      </w:pPr>
      <w:rPr>
        <w:rFonts w:hint="default"/>
        <w:lang w:val="en-US" w:eastAsia="en-US" w:bidi="ar-SA"/>
      </w:rPr>
    </w:lvl>
    <w:lvl w:ilvl="5" w:tplc="A838DA44">
      <w:numFmt w:val="bullet"/>
      <w:lvlText w:val="•"/>
      <w:lvlJc w:val="left"/>
      <w:pPr>
        <w:ind w:left="5220" w:hanging="147"/>
      </w:pPr>
      <w:rPr>
        <w:rFonts w:hint="default"/>
        <w:lang w:val="en-US" w:eastAsia="en-US" w:bidi="ar-SA"/>
      </w:rPr>
    </w:lvl>
    <w:lvl w:ilvl="6" w:tplc="168A22E0">
      <w:numFmt w:val="bullet"/>
      <w:lvlText w:val="•"/>
      <w:lvlJc w:val="left"/>
      <w:pPr>
        <w:ind w:left="6192" w:hanging="147"/>
      </w:pPr>
      <w:rPr>
        <w:rFonts w:hint="default"/>
        <w:lang w:val="en-US" w:eastAsia="en-US" w:bidi="ar-SA"/>
      </w:rPr>
    </w:lvl>
    <w:lvl w:ilvl="7" w:tplc="5A469B38">
      <w:numFmt w:val="bullet"/>
      <w:lvlText w:val="•"/>
      <w:lvlJc w:val="left"/>
      <w:pPr>
        <w:ind w:left="7164" w:hanging="147"/>
      </w:pPr>
      <w:rPr>
        <w:rFonts w:hint="default"/>
        <w:lang w:val="en-US" w:eastAsia="en-US" w:bidi="ar-SA"/>
      </w:rPr>
    </w:lvl>
    <w:lvl w:ilvl="8" w:tplc="4CBACBB8">
      <w:numFmt w:val="bullet"/>
      <w:lvlText w:val="•"/>
      <w:lvlJc w:val="left"/>
      <w:pPr>
        <w:ind w:left="8136" w:hanging="147"/>
      </w:pPr>
      <w:rPr>
        <w:rFonts w:hint="default"/>
        <w:lang w:val="en-US" w:eastAsia="en-US" w:bidi="ar-SA"/>
      </w:rPr>
    </w:lvl>
  </w:abstractNum>
  <w:abstractNum w:abstractNumId="6" w15:restartNumberingAfterBreak="0">
    <w:nsid w:val="61A11E4B"/>
    <w:multiLevelType w:val="multilevel"/>
    <w:tmpl w:val="C474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003F2"/>
    <w:multiLevelType w:val="hybridMultilevel"/>
    <w:tmpl w:val="0AF84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31A36FA"/>
    <w:multiLevelType w:val="hybridMultilevel"/>
    <w:tmpl w:val="A6545428"/>
    <w:lvl w:ilvl="0" w:tplc="0192A55A">
      <w:start w:val="1"/>
      <w:numFmt w:val="decimal"/>
      <w:lvlText w:val="%1."/>
      <w:lvlJc w:val="left"/>
      <w:pPr>
        <w:ind w:left="1080" w:hanging="361"/>
      </w:pPr>
      <w:rPr>
        <w:rFonts w:ascii="Cambria" w:eastAsia="Cambria" w:hAnsi="Cambria" w:cs="Cambria" w:hint="default"/>
        <w:b w:val="0"/>
        <w:bCs w:val="0"/>
        <w:i w:val="0"/>
        <w:iCs w:val="0"/>
        <w:spacing w:val="0"/>
        <w:w w:val="100"/>
        <w:sz w:val="22"/>
        <w:szCs w:val="22"/>
        <w:lang w:val="en-US" w:eastAsia="en-US" w:bidi="ar-SA"/>
      </w:rPr>
    </w:lvl>
    <w:lvl w:ilvl="1" w:tplc="0C660870">
      <w:numFmt w:val="bullet"/>
      <w:lvlText w:val="•"/>
      <w:lvlJc w:val="left"/>
      <w:pPr>
        <w:ind w:left="1980" w:hanging="361"/>
      </w:pPr>
      <w:rPr>
        <w:rFonts w:hint="default"/>
        <w:lang w:val="en-US" w:eastAsia="en-US" w:bidi="ar-SA"/>
      </w:rPr>
    </w:lvl>
    <w:lvl w:ilvl="2" w:tplc="23386EF2">
      <w:numFmt w:val="bullet"/>
      <w:lvlText w:val="•"/>
      <w:lvlJc w:val="left"/>
      <w:pPr>
        <w:ind w:left="2880" w:hanging="361"/>
      </w:pPr>
      <w:rPr>
        <w:rFonts w:hint="default"/>
        <w:lang w:val="en-US" w:eastAsia="en-US" w:bidi="ar-SA"/>
      </w:rPr>
    </w:lvl>
    <w:lvl w:ilvl="3" w:tplc="BCC2F6A0">
      <w:numFmt w:val="bullet"/>
      <w:lvlText w:val="•"/>
      <w:lvlJc w:val="left"/>
      <w:pPr>
        <w:ind w:left="3780" w:hanging="361"/>
      </w:pPr>
      <w:rPr>
        <w:rFonts w:hint="default"/>
        <w:lang w:val="en-US" w:eastAsia="en-US" w:bidi="ar-SA"/>
      </w:rPr>
    </w:lvl>
    <w:lvl w:ilvl="4" w:tplc="F44483B8">
      <w:numFmt w:val="bullet"/>
      <w:lvlText w:val="•"/>
      <w:lvlJc w:val="left"/>
      <w:pPr>
        <w:ind w:left="4680" w:hanging="361"/>
      </w:pPr>
      <w:rPr>
        <w:rFonts w:hint="default"/>
        <w:lang w:val="en-US" w:eastAsia="en-US" w:bidi="ar-SA"/>
      </w:rPr>
    </w:lvl>
    <w:lvl w:ilvl="5" w:tplc="9CD2A830">
      <w:numFmt w:val="bullet"/>
      <w:lvlText w:val="•"/>
      <w:lvlJc w:val="left"/>
      <w:pPr>
        <w:ind w:left="5580" w:hanging="361"/>
      </w:pPr>
      <w:rPr>
        <w:rFonts w:hint="default"/>
        <w:lang w:val="en-US" w:eastAsia="en-US" w:bidi="ar-SA"/>
      </w:rPr>
    </w:lvl>
    <w:lvl w:ilvl="6" w:tplc="DB7CE7EC">
      <w:numFmt w:val="bullet"/>
      <w:lvlText w:val="•"/>
      <w:lvlJc w:val="left"/>
      <w:pPr>
        <w:ind w:left="6480" w:hanging="361"/>
      </w:pPr>
      <w:rPr>
        <w:rFonts w:hint="default"/>
        <w:lang w:val="en-US" w:eastAsia="en-US" w:bidi="ar-SA"/>
      </w:rPr>
    </w:lvl>
    <w:lvl w:ilvl="7" w:tplc="F94A1614">
      <w:numFmt w:val="bullet"/>
      <w:lvlText w:val="•"/>
      <w:lvlJc w:val="left"/>
      <w:pPr>
        <w:ind w:left="7380" w:hanging="361"/>
      </w:pPr>
      <w:rPr>
        <w:rFonts w:hint="default"/>
        <w:lang w:val="en-US" w:eastAsia="en-US" w:bidi="ar-SA"/>
      </w:rPr>
    </w:lvl>
    <w:lvl w:ilvl="8" w:tplc="577C9ADA">
      <w:numFmt w:val="bullet"/>
      <w:lvlText w:val="•"/>
      <w:lvlJc w:val="left"/>
      <w:pPr>
        <w:ind w:left="8280" w:hanging="361"/>
      </w:pPr>
      <w:rPr>
        <w:rFonts w:hint="default"/>
        <w:lang w:val="en-US" w:eastAsia="en-US" w:bidi="ar-SA"/>
      </w:rPr>
    </w:lvl>
  </w:abstractNum>
  <w:num w:numId="1" w16cid:durableId="476727989">
    <w:abstractNumId w:val="2"/>
  </w:num>
  <w:num w:numId="2" w16cid:durableId="873079870">
    <w:abstractNumId w:val="4"/>
  </w:num>
  <w:num w:numId="3" w16cid:durableId="1447847005">
    <w:abstractNumId w:val="8"/>
  </w:num>
  <w:num w:numId="4" w16cid:durableId="1058363409">
    <w:abstractNumId w:val="5"/>
  </w:num>
  <w:num w:numId="5" w16cid:durableId="1525823463">
    <w:abstractNumId w:val="1"/>
  </w:num>
  <w:num w:numId="6" w16cid:durableId="258218331">
    <w:abstractNumId w:val="6"/>
  </w:num>
  <w:num w:numId="7" w16cid:durableId="1526016225">
    <w:abstractNumId w:val="5"/>
  </w:num>
  <w:num w:numId="8" w16cid:durableId="1306162244">
    <w:abstractNumId w:val="0"/>
  </w:num>
  <w:num w:numId="9" w16cid:durableId="2090420264">
    <w:abstractNumId w:val="7"/>
  </w:num>
  <w:num w:numId="10" w16cid:durableId="1219222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énez Peña">
    <w15:presenceInfo w15:providerId="None" w15:userId="Jiménez Peña"/>
  </w15:person>
  <w15:person w15:author="Mayra Jacobo">
    <w15:presenceInfo w15:providerId="AD" w15:userId="S::Mayra.Jacobo@arajet.com::7f5ded68-3f4a-495e-a8b1-ccbe2d91c7e5"/>
  </w15:person>
  <w15:person w15:author="JP">
    <w15:presenceInfo w15:providerId="None" w15:userId="J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trackRevision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F4"/>
    <w:rsid w:val="000715A9"/>
    <w:rsid w:val="000809A8"/>
    <w:rsid w:val="0008688E"/>
    <w:rsid w:val="000959BF"/>
    <w:rsid w:val="000C2161"/>
    <w:rsid w:val="00122FD4"/>
    <w:rsid w:val="0014203C"/>
    <w:rsid w:val="00147A81"/>
    <w:rsid w:val="001C6437"/>
    <w:rsid w:val="001E16E7"/>
    <w:rsid w:val="001E3D29"/>
    <w:rsid w:val="002A0B47"/>
    <w:rsid w:val="002B73BF"/>
    <w:rsid w:val="002D165B"/>
    <w:rsid w:val="0032250A"/>
    <w:rsid w:val="00325B86"/>
    <w:rsid w:val="003A1335"/>
    <w:rsid w:val="004214FC"/>
    <w:rsid w:val="0044234B"/>
    <w:rsid w:val="004B3F7E"/>
    <w:rsid w:val="004C6183"/>
    <w:rsid w:val="004F51B4"/>
    <w:rsid w:val="005B03B3"/>
    <w:rsid w:val="005B7C6C"/>
    <w:rsid w:val="005C63B8"/>
    <w:rsid w:val="00627C3F"/>
    <w:rsid w:val="006572F4"/>
    <w:rsid w:val="006F5846"/>
    <w:rsid w:val="00707A31"/>
    <w:rsid w:val="0073589E"/>
    <w:rsid w:val="0075545A"/>
    <w:rsid w:val="0077747D"/>
    <w:rsid w:val="008A3281"/>
    <w:rsid w:val="008B22E6"/>
    <w:rsid w:val="008B5C0B"/>
    <w:rsid w:val="00913E74"/>
    <w:rsid w:val="00990D94"/>
    <w:rsid w:val="009B1DC8"/>
    <w:rsid w:val="009B33DA"/>
    <w:rsid w:val="009D5509"/>
    <w:rsid w:val="00A07C52"/>
    <w:rsid w:val="00A37BD5"/>
    <w:rsid w:val="00AD7C21"/>
    <w:rsid w:val="00AE5EF4"/>
    <w:rsid w:val="00B7198E"/>
    <w:rsid w:val="00BD2415"/>
    <w:rsid w:val="00BD44F5"/>
    <w:rsid w:val="00C013A7"/>
    <w:rsid w:val="00C07907"/>
    <w:rsid w:val="00C7019B"/>
    <w:rsid w:val="00C814FF"/>
    <w:rsid w:val="00CE6653"/>
    <w:rsid w:val="00CF3065"/>
    <w:rsid w:val="00D32F72"/>
    <w:rsid w:val="00DD638E"/>
    <w:rsid w:val="00E84EE4"/>
    <w:rsid w:val="00EA2DE2"/>
    <w:rsid w:val="00F01935"/>
    <w:rsid w:val="00FA6209"/>
    <w:rsid w:val="00FC53CB"/>
    <w:rsid w:val="00FF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2ED8"/>
  <w15:docId w15:val="{EF0BE62C-0CAA-4EFB-832D-A773BBC2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
      <w:jc w:val="center"/>
    </w:pPr>
    <w:rPr>
      <w:b/>
      <w:bCs/>
    </w:rPr>
  </w:style>
  <w:style w:type="paragraph" w:styleId="ListParagraph">
    <w:name w:val="List Paragraph"/>
    <w:basedOn w:val="Normal"/>
    <w:uiPriority w:val="1"/>
    <w:qFormat/>
    <w:pPr>
      <w:spacing w:before="201"/>
      <w:ind w:left="505" w:hanging="145"/>
    </w:pPr>
  </w:style>
  <w:style w:type="paragraph" w:customStyle="1" w:styleId="TableParagraph">
    <w:name w:val="Table Paragraph"/>
    <w:basedOn w:val="Normal"/>
    <w:uiPriority w:val="1"/>
    <w:qFormat/>
    <w:pPr>
      <w:spacing w:before="6"/>
      <w:ind w:left="107"/>
    </w:pPr>
  </w:style>
  <w:style w:type="character" w:styleId="CommentReference">
    <w:name w:val="annotation reference"/>
    <w:basedOn w:val="DefaultParagraphFont"/>
    <w:uiPriority w:val="99"/>
    <w:semiHidden/>
    <w:unhideWhenUsed/>
    <w:rsid w:val="001C6437"/>
    <w:rPr>
      <w:sz w:val="16"/>
      <w:szCs w:val="16"/>
    </w:rPr>
  </w:style>
  <w:style w:type="paragraph" w:styleId="CommentText">
    <w:name w:val="annotation text"/>
    <w:basedOn w:val="Normal"/>
    <w:link w:val="CommentTextChar"/>
    <w:uiPriority w:val="99"/>
    <w:unhideWhenUsed/>
    <w:rsid w:val="001C6437"/>
    <w:rPr>
      <w:sz w:val="20"/>
      <w:szCs w:val="20"/>
    </w:rPr>
  </w:style>
  <w:style w:type="character" w:customStyle="1" w:styleId="CommentTextChar">
    <w:name w:val="Comment Text Char"/>
    <w:basedOn w:val="DefaultParagraphFont"/>
    <w:link w:val="CommentText"/>
    <w:uiPriority w:val="99"/>
    <w:rsid w:val="001C6437"/>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1C6437"/>
    <w:rPr>
      <w:b/>
      <w:bCs/>
    </w:rPr>
  </w:style>
  <w:style w:type="character" w:customStyle="1" w:styleId="CommentSubjectChar">
    <w:name w:val="Comment Subject Char"/>
    <w:basedOn w:val="CommentTextChar"/>
    <w:link w:val="CommentSubject"/>
    <w:uiPriority w:val="99"/>
    <w:semiHidden/>
    <w:rsid w:val="001C6437"/>
    <w:rPr>
      <w:rFonts w:ascii="Cambria" w:eastAsia="Cambria" w:hAnsi="Cambria" w:cs="Cambria"/>
      <w:b/>
      <w:bCs/>
      <w:sz w:val="20"/>
      <w:szCs w:val="20"/>
    </w:rPr>
  </w:style>
  <w:style w:type="paragraph" w:styleId="Revision">
    <w:name w:val="Revision"/>
    <w:hidden/>
    <w:uiPriority w:val="99"/>
    <w:semiHidden/>
    <w:rsid w:val="000C2161"/>
    <w:pPr>
      <w:widowControl/>
      <w:autoSpaceDE/>
      <w:autoSpaceDN/>
    </w:pPr>
    <w:rPr>
      <w:rFonts w:ascii="Cambria" w:eastAsia="Cambria" w:hAnsi="Cambria" w:cs="Cambria"/>
    </w:rPr>
  </w:style>
  <w:style w:type="character" w:customStyle="1" w:styleId="BodyTextChar">
    <w:name w:val="Body Text Char"/>
    <w:basedOn w:val="DefaultParagraphFont"/>
    <w:link w:val="BodyText"/>
    <w:uiPriority w:val="1"/>
    <w:rsid w:val="00FC53CB"/>
    <w:rPr>
      <w:rFonts w:ascii="Cambria" w:eastAsia="Cambria" w:hAnsi="Cambria" w:cs="Cambria"/>
    </w:rPr>
  </w:style>
  <w:style w:type="character" w:styleId="Strong">
    <w:name w:val="Strong"/>
    <w:basedOn w:val="DefaultParagraphFont"/>
    <w:uiPriority w:val="22"/>
    <w:qFormat/>
    <w:rsid w:val="00C01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40">
      <w:bodyDiv w:val="1"/>
      <w:marLeft w:val="0"/>
      <w:marRight w:val="0"/>
      <w:marTop w:val="0"/>
      <w:marBottom w:val="0"/>
      <w:divBdr>
        <w:top w:val="none" w:sz="0" w:space="0" w:color="auto"/>
        <w:left w:val="none" w:sz="0" w:space="0" w:color="auto"/>
        <w:bottom w:val="none" w:sz="0" w:space="0" w:color="auto"/>
        <w:right w:val="none" w:sz="0" w:space="0" w:color="auto"/>
      </w:divBdr>
    </w:div>
    <w:div w:id="815604712">
      <w:bodyDiv w:val="1"/>
      <w:marLeft w:val="0"/>
      <w:marRight w:val="0"/>
      <w:marTop w:val="0"/>
      <w:marBottom w:val="0"/>
      <w:divBdr>
        <w:top w:val="none" w:sz="0" w:space="0" w:color="auto"/>
        <w:left w:val="none" w:sz="0" w:space="0" w:color="auto"/>
        <w:bottom w:val="none" w:sz="0" w:space="0" w:color="auto"/>
        <w:right w:val="none" w:sz="0" w:space="0" w:color="auto"/>
      </w:divBdr>
    </w:div>
    <w:div w:id="974800492">
      <w:bodyDiv w:val="1"/>
      <w:marLeft w:val="0"/>
      <w:marRight w:val="0"/>
      <w:marTop w:val="0"/>
      <w:marBottom w:val="0"/>
      <w:divBdr>
        <w:top w:val="none" w:sz="0" w:space="0" w:color="auto"/>
        <w:left w:val="none" w:sz="0" w:space="0" w:color="auto"/>
        <w:bottom w:val="none" w:sz="0" w:space="0" w:color="auto"/>
        <w:right w:val="none" w:sz="0" w:space="0" w:color="auto"/>
      </w:divBdr>
    </w:div>
    <w:div w:id="1007561678">
      <w:bodyDiv w:val="1"/>
      <w:marLeft w:val="0"/>
      <w:marRight w:val="0"/>
      <w:marTop w:val="0"/>
      <w:marBottom w:val="0"/>
      <w:divBdr>
        <w:top w:val="none" w:sz="0" w:space="0" w:color="auto"/>
        <w:left w:val="none" w:sz="0" w:space="0" w:color="auto"/>
        <w:bottom w:val="none" w:sz="0" w:space="0" w:color="auto"/>
        <w:right w:val="none" w:sz="0" w:space="0" w:color="auto"/>
      </w:divBdr>
    </w:div>
    <w:div w:id="1087733236">
      <w:bodyDiv w:val="1"/>
      <w:marLeft w:val="0"/>
      <w:marRight w:val="0"/>
      <w:marTop w:val="0"/>
      <w:marBottom w:val="0"/>
      <w:divBdr>
        <w:top w:val="none" w:sz="0" w:space="0" w:color="auto"/>
        <w:left w:val="none" w:sz="0" w:space="0" w:color="auto"/>
        <w:bottom w:val="none" w:sz="0" w:space="0" w:color="auto"/>
        <w:right w:val="none" w:sz="0" w:space="0" w:color="auto"/>
      </w:divBdr>
    </w:div>
    <w:div w:id="1421218301">
      <w:bodyDiv w:val="1"/>
      <w:marLeft w:val="0"/>
      <w:marRight w:val="0"/>
      <w:marTop w:val="0"/>
      <w:marBottom w:val="0"/>
      <w:divBdr>
        <w:top w:val="none" w:sz="0" w:space="0" w:color="auto"/>
        <w:left w:val="none" w:sz="0" w:space="0" w:color="auto"/>
        <w:bottom w:val="none" w:sz="0" w:space="0" w:color="auto"/>
        <w:right w:val="none" w:sz="0" w:space="0" w:color="auto"/>
      </w:divBdr>
    </w:div>
    <w:div w:id="2051496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b2b28cb-e005-4132-b0f8-aed14d609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2858F8EE849E4591A3001F552536A4" ma:contentTypeVersion="15" ma:contentTypeDescription="Create a new document." ma:contentTypeScope="" ma:versionID="6f6f20ac17b6e9475a07793da4aea8d0">
  <xsd:schema xmlns:xsd="http://www.w3.org/2001/XMLSchema" xmlns:xs="http://www.w3.org/2001/XMLSchema" xmlns:p="http://schemas.microsoft.com/office/2006/metadata/properties" xmlns:ns3="fb2b28cb-e005-4132-b0f8-aed14d60900d" xmlns:ns4="73897bd9-7b12-42c8-9124-e94316124dd6" targetNamespace="http://schemas.microsoft.com/office/2006/metadata/properties" ma:root="true" ma:fieldsID="39721749da11ac50068317e2f243524e" ns3:_="" ns4:_="">
    <xsd:import namespace="fb2b28cb-e005-4132-b0f8-aed14d60900d"/>
    <xsd:import namespace="73897bd9-7b12-42c8-9124-e94316124dd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b28cb-e005-4132-b0f8-aed14d609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897bd9-7b12-42c8-9124-e94316124dd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89D752-F1A9-4CFF-857F-00A2AE788D1C}">
  <ds:schemaRefs>
    <ds:schemaRef ds:uri="http://schemas.openxmlformats.org/officeDocument/2006/bibliography"/>
  </ds:schemaRefs>
</ds:datastoreItem>
</file>

<file path=customXml/itemProps2.xml><?xml version="1.0" encoding="utf-8"?>
<ds:datastoreItem xmlns:ds="http://schemas.openxmlformats.org/officeDocument/2006/customXml" ds:itemID="{765CADBB-5C1A-4904-A3B8-1E32A54E64D5}">
  <ds:schemaRefs>
    <ds:schemaRef ds:uri="http://schemas.microsoft.com/office/2006/metadata/properties"/>
    <ds:schemaRef ds:uri="http://schemas.microsoft.com/office/infopath/2007/PartnerControls"/>
    <ds:schemaRef ds:uri="fb2b28cb-e005-4132-b0f8-aed14d60900d"/>
  </ds:schemaRefs>
</ds:datastoreItem>
</file>

<file path=customXml/itemProps3.xml><?xml version="1.0" encoding="utf-8"?>
<ds:datastoreItem xmlns:ds="http://schemas.openxmlformats.org/officeDocument/2006/customXml" ds:itemID="{234D14E1-23E8-448E-853B-B00287D4179A}">
  <ds:schemaRefs>
    <ds:schemaRef ds:uri="http://schemas.microsoft.com/sharepoint/v3/contenttype/forms"/>
  </ds:schemaRefs>
</ds:datastoreItem>
</file>

<file path=customXml/itemProps4.xml><?xml version="1.0" encoding="utf-8"?>
<ds:datastoreItem xmlns:ds="http://schemas.openxmlformats.org/officeDocument/2006/customXml" ds:itemID="{D865F0A6-83D6-429D-9145-58DE56F24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b28cb-e005-4132-b0f8-aed14d60900d"/>
    <ds:schemaRef ds:uri="73897bd9-7b12-42c8-9124-e94316124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
  <cp:lastModifiedBy>Jiménez Peña</cp:lastModifiedBy>
  <cp:revision>3</cp:revision>
  <dcterms:created xsi:type="dcterms:W3CDTF">2026-02-23T20:42:00Z</dcterms:created>
  <dcterms:modified xsi:type="dcterms:W3CDTF">2026-03-03T21:36:00Z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Acrobat PDFMaker 25 for Word</vt:lpwstr>
  </property>
  <property fmtid="{D5CDD505-2E9C-101B-9397-08002B2CF9AE}" pid="4" name="LastSaved">
    <vt:filetime>2025-06-23T00:00:00Z</vt:filetime>
  </property>
  <property fmtid="{D5CDD505-2E9C-101B-9397-08002B2CF9AE}" pid="5" name="Producer">
    <vt:lpwstr>Adobe PDF Library 25.1.250</vt:lpwstr>
  </property>
  <property fmtid="{D5CDD505-2E9C-101B-9397-08002B2CF9AE}" pid="6" name="SourceModified">
    <vt:lpwstr/>
  </property>
  <property fmtid="{D5CDD505-2E9C-101B-9397-08002B2CF9AE}" pid="7" name="ContentTypeId">
    <vt:lpwstr>0x010100822858F8EE849E4591A3001F552536A4</vt:lpwstr>
  </property>
</Properties>
</file>