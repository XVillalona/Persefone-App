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C90F" w14:textId="77777777" w:rsidR="00375D5C" w:rsidRPr="00577969" w:rsidRDefault="00375D5C" w:rsidP="00375D5C">
      <w:pPr>
        <w:spacing w:after="0"/>
        <w:rPr>
          <w:rFonts w:ascii="Arial" w:hAnsi="Arial" w:cs="Arial"/>
          <w:b/>
          <w:bCs/>
        </w:rPr>
      </w:pPr>
    </w:p>
    <w:p w14:paraId="2303BA2E" w14:textId="510B42CB" w:rsidR="00375D5C" w:rsidRPr="00577969" w:rsidRDefault="00375D5C" w:rsidP="00375D5C">
      <w:pPr>
        <w:spacing w:after="0"/>
        <w:rPr>
          <w:rFonts w:ascii="Arial" w:hAnsi="Arial" w:cs="Arial"/>
          <w:b/>
          <w:bCs/>
        </w:rPr>
      </w:pPr>
      <w:r w:rsidRPr="00375D5C">
        <w:rPr>
          <w:rFonts w:ascii="Arial" w:hAnsi="Arial" w:cs="Arial"/>
          <w:b/>
          <w:bCs/>
        </w:rPr>
        <w:t>Annex B</w:t>
      </w:r>
      <w:r w:rsidRPr="00577969">
        <w:rPr>
          <w:rFonts w:ascii="Arial" w:hAnsi="Arial" w:cs="Arial"/>
          <w:b/>
          <w:bCs/>
        </w:rPr>
        <w:t>1.0</w:t>
      </w:r>
      <w:r w:rsidRPr="00375D5C">
        <w:rPr>
          <w:rFonts w:ascii="Arial" w:hAnsi="Arial" w:cs="Arial"/>
          <w:b/>
          <w:bCs/>
        </w:rPr>
        <w:t>—</w:t>
      </w:r>
      <w:r w:rsidR="00AB2168">
        <w:rPr>
          <w:rFonts w:ascii="Arial" w:hAnsi="Arial" w:cs="Arial"/>
          <w:b/>
          <w:bCs/>
        </w:rPr>
        <w:t xml:space="preserve">PUNTA CANA </w:t>
      </w:r>
      <w:r w:rsidR="00890971">
        <w:rPr>
          <w:rFonts w:ascii="Arial" w:hAnsi="Arial" w:cs="Arial"/>
          <w:b/>
          <w:bCs/>
        </w:rPr>
        <w:t>(</w:t>
      </w:r>
      <w:r w:rsidR="00AB2168">
        <w:rPr>
          <w:rFonts w:ascii="Arial" w:hAnsi="Arial" w:cs="Arial"/>
          <w:b/>
          <w:bCs/>
        </w:rPr>
        <w:t>PUJ</w:t>
      </w:r>
      <w:r w:rsidR="00890971">
        <w:rPr>
          <w:rFonts w:ascii="Arial" w:hAnsi="Arial" w:cs="Arial"/>
          <w:b/>
          <w:bCs/>
        </w:rPr>
        <w:t>)</w:t>
      </w:r>
      <w:r w:rsidRPr="00375D5C">
        <w:rPr>
          <w:rFonts w:ascii="Arial" w:hAnsi="Arial" w:cs="Arial"/>
          <w:b/>
          <w:bCs/>
        </w:rPr>
        <w:t>, Agreed Services and Charges</w:t>
      </w:r>
    </w:p>
    <w:p w14:paraId="63ECCCAC" w14:textId="186F9E08" w:rsidR="00375D5C" w:rsidRPr="00577969" w:rsidRDefault="00375D5C" w:rsidP="00375D5C">
      <w:pPr>
        <w:rPr>
          <w:rFonts w:ascii="Arial" w:hAnsi="Arial" w:cs="Arial"/>
          <w:u w:val="single"/>
        </w:rPr>
      </w:pPr>
      <w:r w:rsidRPr="00375D5C">
        <w:rPr>
          <w:rFonts w:ascii="Arial" w:hAnsi="Arial" w:cs="Arial"/>
          <w:u w:val="single"/>
        </w:rPr>
        <w:t>to the Standard Ground Handling Agreement (SGHA) of January 20</w:t>
      </w:r>
      <w:r w:rsidR="00F92689" w:rsidRPr="00577969">
        <w:rPr>
          <w:rFonts w:ascii="Arial" w:hAnsi="Arial" w:cs="Arial"/>
          <w:u w:val="single"/>
        </w:rPr>
        <w:t>18</w:t>
      </w:r>
    </w:p>
    <w:p w14:paraId="0495DB65" w14:textId="77777777" w:rsidR="00F92689" w:rsidRPr="00577969" w:rsidRDefault="00F92689" w:rsidP="00375D5C">
      <w:pPr>
        <w:spacing w:after="0"/>
        <w:ind w:firstLine="720"/>
        <w:rPr>
          <w:rFonts w:ascii="Arial" w:hAnsi="Arial" w:cs="Arial"/>
        </w:rPr>
      </w:pPr>
    </w:p>
    <w:p w14:paraId="607D1064" w14:textId="77777777" w:rsidR="00577969" w:rsidRDefault="00375D5C" w:rsidP="00375D5C">
      <w:pPr>
        <w:spacing w:after="0"/>
        <w:ind w:firstLine="720"/>
        <w:rPr>
          <w:rFonts w:ascii="Arial" w:hAnsi="Arial" w:cs="Arial"/>
        </w:rPr>
      </w:pPr>
      <w:r w:rsidRPr="00375D5C">
        <w:rPr>
          <w:rFonts w:ascii="Arial" w:hAnsi="Arial" w:cs="Arial"/>
        </w:rPr>
        <w:t xml:space="preserve">between: </w:t>
      </w: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p>
    <w:p w14:paraId="6A089F09" w14:textId="57481B71" w:rsidR="00375D5C" w:rsidRPr="00375D5C" w:rsidRDefault="00B26DB9" w:rsidP="00577969">
      <w:pPr>
        <w:spacing w:after="0"/>
        <w:ind w:left="3600" w:firstLine="720"/>
        <w:rPr>
          <w:rFonts w:ascii="Arial" w:hAnsi="Arial" w:cs="Arial"/>
        </w:rPr>
      </w:pPr>
      <w:r w:rsidRPr="0014697E">
        <w:rPr>
          <w:rFonts w:ascii="Arial" w:hAnsi="Arial" w:cs="Arial"/>
          <w:b/>
          <w:highlight w:val="yellow"/>
        </w:rPr>
        <w:t>[INSERTAR]</w:t>
      </w:r>
    </w:p>
    <w:p w14:paraId="67CA01A5" w14:textId="5C5998DA" w:rsidR="00375D5C" w:rsidRPr="00375D5C" w:rsidRDefault="00375D5C" w:rsidP="00375D5C">
      <w:pPr>
        <w:spacing w:after="0"/>
        <w:rPr>
          <w:rFonts w:ascii="Arial" w:hAnsi="Arial" w:cs="Arial"/>
        </w:rPr>
      </w:pP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577969">
        <w:rPr>
          <w:rFonts w:ascii="Arial" w:hAnsi="Arial" w:cs="Arial"/>
        </w:rPr>
        <w:tab/>
      </w:r>
      <w:r w:rsidRPr="00375D5C">
        <w:rPr>
          <w:rFonts w:ascii="Arial" w:hAnsi="Arial" w:cs="Arial"/>
        </w:rPr>
        <w:t>Having its principal office at:</w:t>
      </w:r>
    </w:p>
    <w:p w14:paraId="516CA137" w14:textId="77777777" w:rsidR="00B26DB9" w:rsidRPr="00375D5C" w:rsidRDefault="00B26DB9" w:rsidP="00B26DB9">
      <w:pPr>
        <w:spacing w:after="0"/>
        <w:ind w:left="3600" w:firstLine="720"/>
        <w:rPr>
          <w:rFonts w:ascii="Arial" w:hAnsi="Arial" w:cs="Arial"/>
        </w:rPr>
      </w:pPr>
      <w:r w:rsidRPr="00E10F63">
        <w:rPr>
          <w:rFonts w:ascii="Arial" w:hAnsi="Arial" w:cs="Arial"/>
          <w:b/>
          <w:highlight w:val="yellow"/>
        </w:rPr>
        <w:t>[INSERTAR]</w:t>
      </w:r>
    </w:p>
    <w:p w14:paraId="4B7FC064" w14:textId="77777777" w:rsidR="00375D5C" w:rsidRPr="000D7ADC" w:rsidRDefault="00375D5C" w:rsidP="00375D5C">
      <w:pPr>
        <w:spacing w:after="0"/>
        <w:rPr>
          <w:rFonts w:ascii="Arial" w:hAnsi="Arial" w:cs="Arial"/>
          <w:b/>
          <w:bCs/>
        </w:rPr>
      </w:pPr>
    </w:p>
    <w:p w14:paraId="34A35C43" w14:textId="456F1988" w:rsidR="00375D5C" w:rsidRPr="00375D5C" w:rsidRDefault="00375D5C" w:rsidP="00375D5C">
      <w:pPr>
        <w:spacing w:after="0"/>
        <w:rPr>
          <w:rFonts w:ascii="Arial" w:hAnsi="Arial" w:cs="Arial"/>
        </w:rPr>
      </w:pPr>
      <w:r w:rsidRPr="000D7ADC">
        <w:rPr>
          <w:rFonts w:ascii="Arial" w:hAnsi="Arial" w:cs="Arial"/>
        </w:rPr>
        <w:tab/>
      </w:r>
      <w:r w:rsidRPr="000D7ADC">
        <w:rPr>
          <w:rFonts w:ascii="Arial" w:hAnsi="Arial" w:cs="Arial"/>
        </w:rPr>
        <w:tab/>
      </w:r>
      <w:r w:rsidRPr="000D7ADC">
        <w:rPr>
          <w:rFonts w:ascii="Arial" w:hAnsi="Arial" w:cs="Arial"/>
        </w:rPr>
        <w:tab/>
      </w:r>
      <w:r w:rsidRPr="000D7ADC">
        <w:rPr>
          <w:rFonts w:ascii="Arial" w:hAnsi="Arial" w:cs="Arial"/>
        </w:rPr>
        <w:tab/>
      </w:r>
      <w:r w:rsidRPr="000D7ADC">
        <w:rPr>
          <w:rFonts w:ascii="Arial" w:hAnsi="Arial" w:cs="Arial"/>
        </w:rPr>
        <w:tab/>
      </w:r>
      <w:r w:rsidRPr="000D7ADC">
        <w:rPr>
          <w:rFonts w:ascii="Arial" w:hAnsi="Arial" w:cs="Arial"/>
        </w:rPr>
        <w:tab/>
      </w:r>
      <w:r w:rsidRPr="00375D5C">
        <w:rPr>
          <w:rFonts w:ascii="Arial" w:hAnsi="Arial" w:cs="Arial"/>
        </w:rPr>
        <w:t xml:space="preserve">and hereinafter referred to as </w:t>
      </w:r>
      <w:r w:rsidRPr="00375D5C">
        <w:rPr>
          <w:rFonts w:ascii="Arial" w:hAnsi="Arial" w:cs="Arial"/>
          <w:bCs/>
        </w:rPr>
        <w:t>“the Carrier</w:t>
      </w:r>
      <w:r w:rsidRPr="00375D5C">
        <w:rPr>
          <w:rFonts w:ascii="Arial" w:hAnsi="Arial" w:cs="Arial"/>
        </w:rPr>
        <w:t>”</w:t>
      </w:r>
    </w:p>
    <w:p w14:paraId="7A173C8B" w14:textId="77777777" w:rsidR="00375D5C" w:rsidRPr="00375D5C" w:rsidRDefault="00375D5C" w:rsidP="00375D5C">
      <w:pPr>
        <w:spacing w:after="0"/>
        <w:rPr>
          <w:rFonts w:ascii="Arial" w:hAnsi="Arial" w:cs="Arial"/>
        </w:rPr>
      </w:pPr>
    </w:p>
    <w:p w14:paraId="687AA844" w14:textId="77777777" w:rsidR="00375D5C" w:rsidRPr="00375D5C" w:rsidRDefault="00375D5C" w:rsidP="00375D5C">
      <w:pPr>
        <w:spacing w:after="0"/>
        <w:rPr>
          <w:rFonts w:ascii="Arial" w:hAnsi="Arial" w:cs="Arial"/>
          <w:b/>
          <w:bCs/>
        </w:rPr>
      </w:pPr>
    </w:p>
    <w:p w14:paraId="2C20B490" w14:textId="77777777" w:rsidR="00577969" w:rsidRDefault="00375D5C" w:rsidP="00375D5C">
      <w:pPr>
        <w:spacing w:after="0"/>
        <w:ind w:firstLine="720"/>
        <w:rPr>
          <w:rFonts w:ascii="Arial" w:hAnsi="Arial" w:cs="Arial"/>
        </w:rPr>
      </w:pPr>
      <w:r w:rsidRPr="00375D5C">
        <w:rPr>
          <w:rFonts w:ascii="Arial" w:hAnsi="Arial" w:cs="Arial"/>
        </w:rPr>
        <w:t>and:</w:t>
      </w:r>
      <w:r w:rsidRPr="00375D5C">
        <w:rPr>
          <w:rFonts w:ascii="Arial" w:hAnsi="Arial" w:cs="Arial"/>
        </w:rPr>
        <w:tab/>
      </w:r>
    </w:p>
    <w:p w14:paraId="449617A3" w14:textId="7DBBC483" w:rsidR="00375D5C" w:rsidRPr="00375D5C" w:rsidRDefault="00577969" w:rsidP="00375D5C">
      <w:pPr>
        <w:spacing w:after="0"/>
        <w:ind w:firstLine="720"/>
        <w:rPr>
          <w:rFonts w:ascii="Arial" w:hAnsi="Arial" w:cs="Arial"/>
          <w:b/>
          <w:bCs/>
        </w:rPr>
      </w:pPr>
      <w:r>
        <w:rPr>
          <w:rFonts w:ascii="Arial" w:hAnsi="Arial" w:cs="Arial"/>
        </w:rPr>
        <w:tab/>
      </w:r>
      <w:r w:rsidR="00375D5C" w:rsidRPr="00375D5C">
        <w:rPr>
          <w:rFonts w:ascii="Arial" w:hAnsi="Arial" w:cs="Arial"/>
        </w:rPr>
        <w:tab/>
      </w:r>
      <w:r w:rsidR="00375D5C" w:rsidRPr="00375D5C">
        <w:rPr>
          <w:rFonts w:ascii="Arial" w:hAnsi="Arial" w:cs="Arial"/>
        </w:rPr>
        <w:tab/>
      </w:r>
      <w:r w:rsidR="00375D5C" w:rsidRPr="00375D5C">
        <w:rPr>
          <w:rFonts w:ascii="Arial" w:hAnsi="Arial" w:cs="Arial"/>
        </w:rPr>
        <w:tab/>
      </w:r>
      <w:r w:rsidR="00375D5C" w:rsidRPr="00375D5C">
        <w:rPr>
          <w:rFonts w:ascii="Arial" w:hAnsi="Arial" w:cs="Arial"/>
        </w:rPr>
        <w:tab/>
      </w:r>
      <w:r w:rsidR="00375D5C" w:rsidRPr="00375D5C">
        <w:rPr>
          <w:rFonts w:ascii="Arial" w:hAnsi="Arial" w:cs="Arial"/>
          <w:b/>
        </w:rPr>
        <w:t xml:space="preserve">AVIAM, LTD. </w:t>
      </w:r>
    </w:p>
    <w:p w14:paraId="4D15A760" w14:textId="523352F1" w:rsidR="00375D5C" w:rsidRPr="00375D5C" w:rsidRDefault="00375D5C" w:rsidP="00375D5C">
      <w:pPr>
        <w:spacing w:after="0"/>
        <w:rPr>
          <w:rFonts w:ascii="Arial" w:hAnsi="Arial" w:cs="Arial"/>
        </w:rPr>
      </w:pP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577969">
        <w:rPr>
          <w:rFonts w:ascii="Arial" w:hAnsi="Arial" w:cs="Arial"/>
        </w:rPr>
        <w:tab/>
      </w:r>
      <w:r w:rsidRPr="00375D5C">
        <w:rPr>
          <w:rFonts w:ascii="Arial" w:hAnsi="Arial" w:cs="Arial"/>
        </w:rPr>
        <w:t xml:space="preserve">Having its principal office at: </w:t>
      </w:r>
    </w:p>
    <w:p w14:paraId="52C2DB93" w14:textId="1601CDE8" w:rsidR="00375D5C" w:rsidRPr="00375D5C" w:rsidRDefault="00375D5C" w:rsidP="00375D5C">
      <w:pPr>
        <w:spacing w:after="0"/>
        <w:rPr>
          <w:rFonts w:ascii="Arial" w:hAnsi="Arial" w:cs="Arial"/>
          <w:b/>
          <w:bCs/>
          <w:lang w:val="es-DO"/>
        </w:rPr>
      </w:pP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577969">
        <w:rPr>
          <w:rFonts w:ascii="Arial" w:hAnsi="Arial" w:cs="Arial"/>
        </w:rPr>
        <w:tab/>
      </w:r>
      <w:r w:rsidRPr="00375D5C">
        <w:rPr>
          <w:rFonts w:ascii="Arial" w:hAnsi="Arial" w:cs="Arial"/>
          <w:b/>
          <w:bCs/>
          <w:lang w:val="es-DO"/>
        </w:rPr>
        <w:t>Calle Fantino Falco 55</w:t>
      </w:r>
    </w:p>
    <w:p w14:paraId="186E7E1B" w14:textId="5E44F567" w:rsidR="00375D5C" w:rsidRPr="00375D5C" w:rsidRDefault="00375D5C" w:rsidP="00375D5C">
      <w:pPr>
        <w:spacing w:after="0"/>
        <w:rPr>
          <w:rFonts w:ascii="Arial" w:hAnsi="Arial" w:cs="Arial"/>
          <w:b/>
          <w:bCs/>
          <w:lang w:val="es-DO"/>
        </w:rPr>
      </w:pP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577969">
        <w:rPr>
          <w:rFonts w:ascii="Arial" w:hAnsi="Arial" w:cs="Arial"/>
          <w:b/>
          <w:bCs/>
          <w:lang w:val="es-DO"/>
        </w:rPr>
        <w:tab/>
      </w:r>
      <w:r w:rsidRPr="00375D5C">
        <w:rPr>
          <w:rFonts w:ascii="Arial" w:hAnsi="Arial" w:cs="Arial"/>
          <w:b/>
          <w:bCs/>
          <w:lang w:val="es-DO"/>
        </w:rPr>
        <w:t>Ensanche Naco</w:t>
      </w:r>
    </w:p>
    <w:p w14:paraId="61E89445" w14:textId="16874C22" w:rsidR="00375D5C" w:rsidRPr="00375D5C" w:rsidRDefault="00375D5C" w:rsidP="00375D5C">
      <w:pPr>
        <w:spacing w:after="0"/>
        <w:rPr>
          <w:rFonts w:ascii="Arial" w:hAnsi="Arial" w:cs="Arial"/>
          <w:b/>
          <w:bCs/>
          <w:lang w:val="es-DO"/>
        </w:rPr>
      </w:pP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375D5C">
        <w:rPr>
          <w:rFonts w:ascii="Arial" w:hAnsi="Arial" w:cs="Arial"/>
          <w:b/>
          <w:bCs/>
          <w:lang w:val="es-DO"/>
        </w:rPr>
        <w:tab/>
      </w:r>
      <w:r w:rsidRPr="00577969">
        <w:rPr>
          <w:rFonts w:ascii="Arial" w:hAnsi="Arial" w:cs="Arial"/>
          <w:b/>
          <w:bCs/>
          <w:lang w:val="es-DO"/>
        </w:rPr>
        <w:tab/>
      </w:r>
      <w:r w:rsidRPr="00375D5C">
        <w:rPr>
          <w:rFonts w:ascii="Arial" w:hAnsi="Arial" w:cs="Arial"/>
          <w:b/>
          <w:bCs/>
          <w:lang w:val="es-DO"/>
        </w:rPr>
        <w:t>Santo Domingo, Dominican Republic 10124</w:t>
      </w:r>
    </w:p>
    <w:p w14:paraId="328CF954" w14:textId="77777777" w:rsidR="00375D5C" w:rsidRPr="00375D5C" w:rsidRDefault="00375D5C" w:rsidP="00375D5C">
      <w:pPr>
        <w:spacing w:after="0"/>
        <w:rPr>
          <w:rFonts w:ascii="Arial" w:hAnsi="Arial" w:cs="Arial"/>
          <w:lang w:val="es-DO"/>
        </w:rPr>
      </w:pPr>
      <w:r w:rsidRPr="00375D5C">
        <w:rPr>
          <w:rFonts w:ascii="Arial" w:hAnsi="Arial" w:cs="Arial"/>
          <w:lang w:val="es-DO"/>
        </w:rPr>
        <w:tab/>
      </w:r>
      <w:r w:rsidRPr="00375D5C">
        <w:rPr>
          <w:rFonts w:ascii="Arial" w:hAnsi="Arial" w:cs="Arial"/>
          <w:lang w:val="es-DO"/>
        </w:rPr>
        <w:tab/>
      </w:r>
      <w:r w:rsidRPr="00375D5C">
        <w:rPr>
          <w:rFonts w:ascii="Arial" w:hAnsi="Arial" w:cs="Arial"/>
          <w:lang w:val="es-DO"/>
        </w:rPr>
        <w:tab/>
      </w:r>
      <w:r w:rsidRPr="00375D5C">
        <w:rPr>
          <w:rFonts w:ascii="Arial" w:hAnsi="Arial" w:cs="Arial"/>
          <w:lang w:val="es-DO"/>
        </w:rPr>
        <w:tab/>
      </w:r>
      <w:r w:rsidRPr="00375D5C">
        <w:rPr>
          <w:rFonts w:ascii="Arial" w:hAnsi="Arial" w:cs="Arial"/>
          <w:lang w:val="es-DO"/>
        </w:rPr>
        <w:tab/>
      </w:r>
    </w:p>
    <w:p w14:paraId="6545D252" w14:textId="2D6736E0" w:rsidR="00375D5C" w:rsidRPr="00577969" w:rsidRDefault="00375D5C" w:rsidP="00375D5C">
      <w:pPr>
        <w:spacing w:after="0"/>
        <w:rPr>
          <w:rFonts w:ascii="Arial" w:hAnsi="Arial" w:cs="Arial"/>
          <w:bCs/>
        </w:rPr>
      </w:pPr>
      <w:r w:rsidRPr="00375D5C">
        <w:rPr>
          <w:rFonts w:ascii="Arial" w:hAnsi="Arial" w:cs="Arial"/>
          <w:lang w:val="es-DO"/>
        </w:rPr>
        <w:tab/>
      </w:r>
      <w:r w:rsidRPr="00577969">
        <w:rPr>
          <w:rFonts w:ascii="Arial" w:hAnsi="Arial" w:cs="Arial"/>
          <w:lang w:val="es-DO"/>
        </w:rPr>
        <w:tab/>
      </w:r>
      <w:r w:rsidRPr="00577969">
        <w:rPr>
          <w:rFonts w:ascii="Arial" w:hAnsi="Arial" w:cs="Arial"/>
          <w:lang w:val="es-DO"/>
        </w:rPr>
        <w:tab/>
      </w:r>
      <w:r w:rsidRPr="00577969">
        <w:rPr>
          <w:rFonts w:ascii="Arial" w:hAnsi="Arial" w:cs="Arial"/>
          <w:lang w:val="es-DO"/>
        </w:rPr>
        <w:tab/>
      </w:r>
      <w:r w:rsidRPr="00577969">
        <w:rPr>
          <w:rFonts w:ascii="Arial" w:hAnsi="Arial" w:cs="Arial"/>
          <w:lang w:val="es-DO"/>
        </w:rPr>
        <w:tab/>
      </w:r>
      <w:r w:rsidRPr="00577969">
        <w:rPr>
          <w:rFonts w:ascii="Arial" w:hAnsi="Arial" w:cs="Arial"/>
          <w:lang w:val="es-DO"/>
        </w:rPr>
        <w:tab/>
      </w:r>
      <w:r w:rsidRPr="00375D5C">
        <w:rPr>
          <w:rFonts w:ascii="Arial" w:hAnsi="Arial" w:cs="Arial"/>
        </w:rPr>
        <w:t xml:space="preserve">and hereinafter referred to as </w:t>
      </w:r>
      <w:r w:rsidRPr="00375D5C">
        <w:rPr>
          <w:rFonts w:ascii="Arial" w:hAnsi="Arial" w:cs="Arial"/>
          <w:bCs/>
        </w:rPr>
        <w:t xml:space="preserve">“the Handling Company” </w:t>
      </w:r>
    </w:p>
    <w:p w14:paraId="45BA35DA" w14:textId="77777777" w:rsidR="00F92689" w:rsidRPr="00577969" w:rsidRDefault="00F92689" w:rsidP="00375D5C">
      <w:pPr>
        <w:spacing w:after="0"/>
        <w:rPr>
          <w:rFonts w:ascii="Arial" w:hAnsi="Arial" w:cs="Arial"/>
          <w:bCs/>
        </w:rPr>
      </w:pPr>
    </w:p>
    <w:p w14:paraId="2869E416" w14:textId="5940C336" w:rsidR="00F92689" w:rsidRPr="00375D5C" w:rsidRDefault="00F92689" w:rsidP="00375D5C">
      <w:pPr>
        <w:spacing w:after="0"/>
        <w:rPr>
          <w:rFonts w:ascii="Arial" w:hAnsi="Arial" w:cs="Arial"/>
          <w:bCs/>
        </w:rPr>
      </w:pPr>
      <w:r w:rsidRPr="00577969">
        <w:rPr>
          <w:rFonts w:ascii="Arial" w:hAnsi="Arial" w:cs="Arial"/>
          <w:bCs/>
        </w:rPr>
        <w:t>T</w:t>
      </w:r>
      <w:r w:rsidRPr="00375D5C">
        <w:rPr>
          <w:rFonts w:ascii="Arial" w:hAnsi="Arial" w:cs="Arial"/>
          <w:bCs/>
        </w:rPr>
        <w:t>he Carrier and/or the Handling Company may hereinafter be referred to as “the Party(ies)”</w:t>
      </w:r>
    </w:p>
    <w:p w14:paraId="42A28694" w14:textId="77777777" w:rsidR="00375D5C" w:rsidRPr="00375D5C" w:rsidRDefault="00375D5C" w:rsidP="00375D5C">
      <w:pPr>
        <w:spacing w:after="0"/>
        <w:rPr>
          <w:rFonts w:ascii="Arial" w:hAnsi="Arial" w:cs="Arial"/>
        </w:rPr>
      </w:pPr>
    </w:p>
    <w:p w14:paraId="7011C018" w14:textId="4904D0D7" w:rsidR="00375D5C" w:rsidRPr="00375D5C" w:rsidRDefault="00375D5C" w:rsidP="00375D5C">
      <w:pPr>
        <w:spacing w:after="0"/>
        <w:rPr>
          <w:rFonts w:ascii="Arial" w:hAnsi="Arial" w:cs="Arial"/>
        </w:rPr>
      </w:pPr>
      <w:r w:rsidRPr="00375D5C">
        <w:rPr>
          <w:rFonts w:ascii="Arial" w:hAnsi="Arial" w:cs="Arial"/>
        </w:rPr>
        <w:t>This Annex B1.0 for the location(s):</w:t>
      </w:r>
      <w:r w:rsidRPr="00375D5C">
        <w:rPr>
          <w:rFonts w:ascii="Arial" w:hAnsi="Arial" w:cs="Arial"/>
        </w:rPr>
        <w:tab/>
      </w:r>
      <w:r w:rsidRPr="00577969">
        <w:rPr>
          <w:rFonts w:ascii="Arial" w:hAnsi="Arial" w:cs="Arial"/>
        </w:rPr>
        <w:tab/>
      </w:r>
      <w:r w:rsidR="00AB2168">
        <w:rPr>
          <w:rFonts w:ascii="Arial" w:hAnsi="Arial" w:cs="Arial"/>
        </w:rPr>
        <w:t>PUJ</w:t>
      </w:r>
    </w:p>
    <w:p w14:paraId="74033ADF" w14:textId="77777777" w:rsidR="00375D5C" w:rsidRPr="00E85FB8" w:rsidRDefault="00375D5C" w:rsidP="00375D5C">
      <w:pPr>
        <w:spacing w:after="0"/>
        <w:rPr>
          <w:rFonts w:ascii="Arial" w:hAnsi="Arial" w:cs="Arial"/>
        </w:rPr>
      </w:pPr>
    </w:p>
    <w:p w14:paraId="1CE97BD5" w14:textId="59DF87F4" w:rsidR="00375D5C" w:rsidRDefault="00375D5C" w:rsidP="00375D5C">
      <w:pPr>
        <w:spacing w:after="0"/>
        <w:rPr>
          <w:rFonts w:ascii="Arial" w:eastAsia="Arial" w:hAnsi="Arial" w:cs="Arial"/>
          <w:kern w:val="28"/>
          <w:lang w:eastAsia="de-DE"/>
        </w:rPr>
      </w:pPr>
      <w:r w:rsidRPr="00E85FB8">
        <w:rPr>
          <w:rFonts w:ascii="Arial" w:hAnsi="Arial" w:cs="Arial"/>
        </w:rPr>
        <w:t>is valid from:</w:t>
      </w:r>
      <w:r w:rsidRPr="00E85FB8">
        <w:rPr>
          <w:rFonts w:ascii="Arial" w:hAnsi="Arial" w:cs="Arial"/>
        </w:rPr>
        <w:tab/>
      </w:r>
      <w:r w:rsidRPr="00E85FB8">
        <w:rPr>
          <w:rFonts w:ascii="Arial" w:hAnsi="Arial" w:cs="Arial"/>
        </w:rPr>
        <w:tab/>
      </w:r>
      <w:r w:rsidRPr="00E85FB8">
        <w:rPr>
          <w:rFonts w:ascii="Arial" w:hAnsi="Arial" w:cs="Arial"/>
        </w:rPr>
        <w:tab/>
      </w:r>
      <w:r w:rsidRPr="00E85FB8">
        <w:rPr>
          <w:rFonts w:ascii="Arial" w:hAnsi="Arial" w:cs="Arial"/>
        </w:rPr>
        <w:tab/>
      </w:r>
      <w:r w:rsidR="00E85FB8" w:rsidRPr="00E85FB8">
        <w:rPr>
          <w:rFonts w:ascii="Arial" w:hAnsi="Arial" w:cs="Arial"/>
        </w:rPr>
        <w:tab/>
      </w:r>
      <w:r w:rsidR="00E85FB8" w:rsidRPr="00E85FB8">
        <w:rPr>
          <w:rFonts w:ascii="Arial" w:eastAsia="Arial" w:hAnsi="Arial" w:cs="Arial"/>
          <w:kern w:val="28"/>
          <w:lang w:eastAsia="de-DE"/>
        </w:rPr>
        <w:t>October 27th, 2024</w:t>
      </w:r>
    </w:p>
    <w:p w14:paraId="6F6F8955" w14:textId="77777777" w:rsidR="00E85FB8" w:rsidRPr="00E85FB8" w:rsidRDefault="00E85FB8" w:rsidP="00375D5C">
      <w:pPr>
        <w:spacing w:after="0"/>
        <w:rPr>
          <w:rFonts w:ascii="Arial" w:hAnsi="Arial" w:cs="Arial"/>
        </w:rPr>
      </w:pPr>
    </w:p>
    <w:p w14:paraId="44406A8D" w14:textId="663E7CED" w:rsidR="00375D5C" w:rsidRPr="00375D5C" w:rsidRDefault="00375D5C" w:rsidP="00375D5C">
      <w:pPr>
        <w:spacing w:after="0"/>
        <w:rPr>
          <w:rFonts w:ascii="Arial" w:hAnsi="Arial" w:cs="Arial"/>
        </w:rPr>
      </w:pPr>
      <w:r w:rsidRPr="00375D5C">
        <w:rPr>
          <w:rFonts w:ascii="Arial" w:hAnsi="Arial" w:cs="Arial"/>
        </w:rPr>
        <w:t>and replaces:</w:t>
      </w:r>
      <w:r w:rsidRPr="00375D5C">
        <w:rPr>
          <w:rFonts w:ascii="Arial" w:hAnsi="Arial" w:cs="Arial"/>
        </w:rPr>
        <w:tab/>
      </w:r>
      <w:r w:rsidRPr="00375D5C">
        <w:rPr>
          <w:rFonts w:ascii="Arial" w:hAnsi="Arial" w:cs="Arial"/>
        </w:rPr>
        <w:tab/>
      </w:r>
      <w:r w:rsidRPr="00375D5C">
        <w:rPr>
          <w:rFonts w:ascii="Arial" w:hAnsi="Arial" w:cs="Arial"/>
        </w:rPr>
        <w:tab/>
      </w:r>
      <w:r w:rsidRPr="00375D5C">
        <w:rPr>
          <w:rFonts w:ascii="Arial" w:hAnsi="Arial" w:cs="Arial"/>
        </w:rPr>
        <w:tab/>
      </w:r>
      <w:r w:rsidRPr="00577969">
        <w:rPr>
          <w:rFonts w:ascii="Arial" w:hAnsi="Arial" w:cs="Arial"/>
        </w:rPr>
        <w:tab/>
      </w:r>
      <w:r w:rsidR="00F92689" w:rsidRPr="00577969">
        <w:rPr>
          <w:rFonts w:ascii="Arial" w:hAnsi="Arial" w:cs="Arial"/>
        </w:rPr>
        <w:t>-</w:t>
      </w:r>
    </w:p>
    <w:p w14:paraId="3409D88B" w14:textId="77777777" w:rsidR="00375D5C" w:rsidRPr="00577969" w:rsidRDefault="00375D5C" w:rsidP="00375D5C">
      <w:pPr>
        <w:rPr>
          <w:rFonts w:ascii="Arial" w:hAnsi="Arial" w:cs="Arial"/>
        </w:rPr>
      </w:pPr>
    </w:p>
    <w:p w14:paraId="279132AF" w14:textId="77777777" w:rsidR="00375D5C" w:rsidRPr="00375D5C" w:rsidRDefault="00375D5C" w:rsidP="00F92689">
      <w:pPr>
        <w:rPr>
          <w:rFonts w:ascii="Arial" w:hAnsi="Arial" w:cs="Arial"/>
          <w:b/>
          <w:bCs/>
        </w:rPr>
      </w:pPr>
      <w:r w:rsidRPr="00375D5C">
        <w:rPr>
          <w:rFonts w:ascii="Arial" w:hAnsi="Arial" w:cs="Arial"/>
          <w:b/>
          <w:bCs/>
        </w:rPr>
        <w:t>PREAMBLE:</w:t>
      </w:r>
    </w:p>
    <w:p w14:paraId="63D64AB7" w14:textId="28DC81E9" w:rsidR="00375D5C" w:rsidRDefault="00375D5C" w:rsidP="00F92689">
      <w:pPr>
        <w:jc w:val="both"/>
        <w:rPr>
          <w:rFonts w:ascii="Arial" w:hAnsi="Arial" w:cs="Arial"/>
        </w:rPr>
      </w:pPr>
      <w:r w:rsidRPr="00375D5C">
        <w:rPr>
          <w:rFonts w:ascii="Arial" w:hAnsi="Arial" w:cs="Arial"/>
        </w:rPr>
        <w:t>This Annex B is prepared in accordance with the simplified procedure whereby the Parties agree that the terms of the Main Agreement and Annex A of the SGHA of January 2018 as published by the International Air Transport Association shall apply to this Annex B as if such terms were</w:t>
      </w:r>
      <w:r w:rsidR="00F92689" w:rsidRPr="00577969">
        <w:rPr>
          <w:rFonts w:ascii="Arial" w:hAnsi="Arial" w:cs="Arial"/>
        </w:rPr>
        <w:t xml:space="preserve"> </w:t>
      </w:r>
      <w:r w:rsidRPr="00375D5C">
        <w:rPr>
          <w:rFonts w:ascii="Arial" w:hAnsi="Arial" w:cs="Arial"/>
        </w:rPr>
        <w:t>repeated here in full</w:t>
      </w:r>
      <w:r w:rsidR="008730E4">
        <w:rPr>
          <w:rFonts w:ascii="Arial" w:hAnsi="Arial" w:cs="Arial"/>
        </w:rPr>
        <w:t>,</w:t>
      </w:r>
      <w:r w:rsidR="008730E4">
        <w:rPr>
          <w:rFonts w:ascii="Arial Nova Light" w:hAnsi="Arial Nova Light"/>
        </w:rPr>
        <w:t xml:space="preserve"> </w:t>
      </w:r>
      <w:r w:rsidR="008730E4" w:rsidRPr="008730E4">
        <w:rPr>
          <w:rFonts w:ascii="Arial" w:hAnsi="Arial" w:cs="Arial"/>
        </w:rPr>
        <w:t>with the exceptions herein established</w:t>
      </w:r>
      <w:r w:rsidRPr="00375D5C">
        <w:rPr>
          <w:rFonts w:ascii="Arial" w:hAnsi="Arial" w:cs="Arial"/>
        </w:rPr>
        <w:t>. By signing this Annex B, the Parties confirm that they are familiar with the aforementioned Main Agreement and Annex A.</w:t>
      </w:r>
      <w:r w:rsidR="00F92689" w:rsidRPr="00577969">
        <w:rPr>
          <w:rFonts w:ascii="Arial" w:hAnsi="Arial" w:cs="Arial"/>
        </w:rPr>
        <w:t xml:space="preserve"> In the event of any inconsistencies between the provisions of this Annex B and the Main Agreement, the parties agree that the provisions of the Annex B shall prevail.</w:t>
      </w:r>
    </w:p>
    <w:p w14:paraId="2E70914D" w14:textId="22DE4789" w:rsidR="00E85FB8" w:rsidRDefault="00E85FB8" w:rsidP="00F92689">
      <w:pPr>
        <w:jc w:val="both"/>
        <w:rPr>
          <w:rFonts w:ascii="Arial" w:hAnsi="Arial" w:cs="Arial"/>
        </w:rPr>
      </w:pPr>
    </w:p>
    <w:p w14:paraId="446B215F" w14:textId="77777777" w:rsidR="00E85FB8" w:rsidRPr="00577969" w:rsidRDefault="00E85FB8" w:rsidP="00F92689">
      <w:pPr>
        <w:jc w:val="both"/>
        <w:rPr>
          <w:rFonts w:ascii="Arial" w:hAnsi="Arial" w:cs="Arial"/>
        </w:rPr>
      </w:pPr>
    </w:p>
    <w:p w14:paraId="3CD10315" w14:textId="77777777" w:rsidR="00E85FB8" w:rsidRDefault="00E85FB8" w:rsidP="00F92689">
      <w:pPr>
        <w:jc w:val="both"/>
        <w:rPr>
          <w:rFonts w:ascii="Arial" w:hAnsi="Arial" w:cs="Arial"/>
          <w:b/>
          <w:bCs/>
        </w:rPr>
      </w:pPr>
    </w:p>
    <w:p w14:paraId="73668A83" w14:textId="0D20C277" w:rsidR="00F92689" w:rsidRPr="00577969" w:rsidRDefault="00F92689" w:rsidP="00F92689">
      <w:pPr>
        <w:jc w:val="both"/>
        <w:rPr>
          <w:rFonts w:ascii="Arial" w:hAnsi="Arial" w:cs="Arial"/>
          <w:b/>
          <w:bCs/>
        </w:rPr>
      </w:pPr>
      <w:r w:rsidRPr="00577969">
        <w:rPr>
          <w:rFonts w:ascii="Arial" w:hAnsi="Arial" w:cs="Arial"/>
          <w:b/>
          <w:bCs/>
        </w:rPr>
        <w:lastRenderedPageBreak/>
        <w:t xml:space="preserve">PARAGRAPH 1. </w:t>
      </w:r>
      <w:r w:rsidRPr="00577969">
        <w:rPr>
          <w:rFonts w:ascii="Arial" w:hAnsi="Arial" w:cs="Arial"/>
          <w:b/>
          <w:bCs/>
        </w:rPr>
        <w:tab/>
        <w:t>HANDLING SERVICES AND CHARGES.</w:t>
      </w:r>
    </w:p>
    <w:p w14:paraId="776ED517" w14:textId="48D6397A" w:rsidR="00F92689" w:rsidRDefault="00F92689" w:rsidP="00F92689">
      <w:pPr>
        <w:jc w:val="both"/>
        <w:rPr>
          <w:rFonts w:ascii="Arial" w:hAnsi="Arial" w:cs="Arial"/>
        </w:rPr>
      </w:pPr>
      <w:r w:rsidRPr="00577969">
        <w:rPr>
          <w:rFonts w:ascii="Arial" w:hAnsi="Arial" w:cs="Arial"/>
          <w:bCs/>
        </w:rPr>
        <w:t>For a single ground handling consisting of the arrival and the subsequent departure at agreed timings</w:t>
      </w:r>
      <w:ins w:id="0" w:author="Mayra Jacobo" w:date="2025-04-25T12:10:00Z">
        <w:r w:rsidR="00857062">
          <w:rPr>
            <w:rFonts w:ascii="Arial" w:hAnsi="Arial" w:cs="Arial"/>
            <w:bCs/>
          </w:rPr>
          <w:t xml:space="preserve"> </w:t>
        </w:r>
        <w:del w:id="1" w:author="Jiménez Peña" w:date="2026-03-03T18:47:00Z" w16du:dateUtc="2026-03-03T22:47:00Z">
          <w:r w:rsidR="00857062" w:rsidDel="00135A78">
            <w:rPr>
              <w:rFonts w:ascii="Arial" w:hAnsi="Arial" w:cs="Arial"/>
              <w:bCs/>
            </w:rPr>
            <w:delText>(</w:delText>
          </w:r>
          <w:r w:rsidR="00CA54B6" w:rsidDel="00135A78">
            <w:rPr>
              <w:rFonts w:ascii="Arial" w:hAnsi="Arial" w:cs="Arial"/>
              <w:bCs/>
            </w:rPr>
            <w:delText>two (2) hours)</w:delText>
          </w:r>
        </w:del>
      </w:ins>
      <w:r w:rsidRPr="00577969">
        <w:rPr>
          <w:rFonts w:ascii="Arial" w:hAnsi="Arial" w:cs="Arial"/>
          <w:bCs/>
        </w:rPr>
        <w:t xml:space="preserve"> of the same aircraft, the Handling Company shall provide </w:t>
      </w:r>
      <w:r w:rsidRPr="00376423">
        <w:rPr>
          <w:rFonts w:ascii="Arial" w:hAnsi="Arial" w:cs="Arial"/>
          <w:bCs/>
        </w:rPr>
        <w:t>the services of Annex A listed in the Annex 1 of this Annex B</w:t>
      </w:r>
      <w:r w:rsidRPr="00577969">
        <w:rPr>
          <w:rFonts w:ascii="Arial" w:hAnsi="Arial" w:cs="Arial"/>
          <w:bCs/>
        </w:rPr>
        <w:t xml:space="preserve">, at the rates mentioned in the “Ramp Service Tariff” </w:t>
      </w:r>
      <w:r w:rsidRPr="00577969">
        <w:rPr>
          <w:rFonts w:ascii="Arial" w:hAnsi="Arial" w:cs="Arial"/>
        </w:rPr>
        <w:t>valid from October 30, 2022</w:t>
      </w:r>
      <w:r w:rsidR="004325CE">
        <w:rPr>
          <w:rFonts w:ascii="Arial" w:hAnsi="Arial" w:cs="Arial"/>
        </w:rPr>
        <w:t>,</w:t>
      </w:r>
      <w:r w:rsidR="00861C37" w:rsidRPr="00861C37">
        <w:t xml:space="preserve"> </w:t>
      </w:r>
      <w:r w:rsidR="00306C77">
        <w:rPr>
          <w:rFonts w:ascii="Arial" w:hAnsi="Arial" w:cs="Arial"/>
        </w:rPr>
        <w:t>as amended</w:t>
      </w:r>
      <w:r w:rsidR="006B09E4" w:rsidRPr="00577969">
        <w:rPr>
          <w:rFonts w:ascii="Arial" w:hAnsi="Arial" w:cs="Arial"/>
        </w:rPr>
        <w:t>.</w:t>
      </w:r>
    </w:p>
    <w:tbl>
      <w:tblPr>
        <w:tblStyle w:val="TableGrid"/>
        <w:tblW w:w="0" w:type="auto"/>
        <w:tblLook w:val="04A0" w:firstRow="1" w:lastRow="0" w:firstColumn="1" w:lastColumn="0" w:noHBand="0" w:noVBand="1"/>
      </w:tblPr>
      <w:tblGrid>
        <w:gridCol w:w="2268"/>
        <w:gridCol w:w="7308"/>
      </w:tblGrid>
      <w:tr w:rsidR="008730E4" w:rsidRPr="008730E4" w14:paraId="32775EB1" w14:textId="77777777" w:rsidTr="008A41A8">
        <w:tc>
          <w:tcPr>
            <w:tcW w:w="2268" w:type="dxa"/>
          </w:tcPr>
          <w:p w14:paraId="72BCC45C" w14:textId="2FE6C343" w:rsidR="008730E4" w:rsidRPr="008730E4" w:rsidRDefault="008730E4" w:rsidP="008730E4">
            <w:pPr>
              <w:jc w:val="both"/>
              <w:rPr>
                <w:rFonts w:ascii="Arial" w:hAnsi="Arial" w:cs="Arial"/>
                <w:b/>
                <w:bCs/>
              </w:rPr>
            </w:pPr>
            <w:r w:rsidRPr="008730E4">
              <w:rPr>
                <w:rFonts w:ascii="Arial" w:hAnsi="Arial" w:cs="Arial"/>
                <w:b/>
                <w:bCs/>
              </w:rPr>
              <w:t>Section 1:</w:t>
            </w:r>
          </w:p>
          <w:p w14:paraId="4EC5E99E" w14:textId="77777777" w:rsidR="008730E4" w:rsidRPr="008730E4" w:rsidRDefault="008730E4" w:rsidP="009B4382">
            <w:pPr>
              <w:jc w:val="both"/>
              <w:rPr>
                <w:rFonts w:ascii="Arial" w:hAnsi="Arial" w:cs="Arial"/>
              </w:rPr>
            </w:pPr>
          </w:p>
        </w:tc>
        <w:tc>
          <w:tcPr>
            <w:tcW w:w="7308" w:type="dxa"/>
          </w:tcPr>
          <w:p w14:paraId="19A03754" w14:textId="659DAA50" w:rsidR="008730E4" w:rsidRPr="008730E4" w:rsidRDefault="00BA7E2E" w:rsidP="008730E4">
            <w:pPr>
              <w:jc w:val="both"/>
              <w:rPr>
                <w:rFonts w:ascii="Arial" w:hAnsi="Arial" w:cs="Arial"/>
              </w:rPr>
            </w:pPr>
            <w:ins w:id="2" w:author="Jiménez Peña" w:date="2026-04-14T12:31:00Z" w16du:dateUtc="2026-04-14T16:31:00Z">
              <w:r>
                <w:rPr>
                  <w:rFonts w:ascii="Arial" w:hAnsi="Arial" w:cs="Arial"/>
                </w:rPr>
                <w:t>1.2.6 (a)</w:t>
              </w:r>
            </w:ins>
            <w:del w:id="3" w:author="Jiménez Peña" w:date="2026-04-14T10:16:00Z" w16du:dateUtc="2026-04-14T14:16:00Z">
              <w:r w:rsidR="008730E4" w:rsidRPr="008730E4" w:rsidDel="009B4382">
                <w:rPr>
                  <w:rFonts w:ascii="Arial" w:hAnsi="Arial" w:cs="Arial"/>
                </w:rPr>
                <w:delText>1; 1.1.2; 1.1.3; 1.2; 1.2.4;</w:delText>
              </w:r>
            </w:del>
          </w:p>
        </w:tc>
      </w:tr>
      <w:tr w:rsidR="008730E4" w:rsidRPr="008730E4" w14:paraId="20B663A2" w14:textId="77777777" w:rsidTr="008A41A8">
        <w:tc>
          <w:tcPr>
            <w:tcW w:w="2268" w:type="dxa"/>
          </w:tcPr>
          <w:p w14:paraId="28788997" w14:textId="77777777" w:rsidR="008730E4" w:rsidRPr="008730E4" w:rsidRDefault="008730E4" w:rsidP="008730E4">
            <w:pPr>
              <w:jc w:val="both"/>
              <w:rPr>
                <w:rFonts w:ascii="Arial" w:hAnsi="Arial" w:cs="Arial"/>
              </w:rPr>
            </w:pPr>
          </w:p>
          <w:p w14:paraId="33431ECD" w14:textId="77777777" w:rsidR="008730E4" w:rsidRPr="008730E4" w:rsidRDefault="008730E4" w:rsidP="008730E4">
            <w:pPr>
              <w:jc w:val="both"/>
              <w:rPr>
                <w:rFonts w:ascii="Arial" w:hAnsi="Arial" w:cs="Arial"/>
                <w:b/>
                <w:bCs/>
              </w:rPr>
            </w:pPr>
            <w:r w:rsidRPr="008730E4">
              <w:rPr>
                <w:rFonts w:ascii="Arial" w:hAnsi="Arial" w:cs="Arial"/>
                <w:b/>
                <w:bCs/>
              </w:rPr>
              <w:t>Section 3:</w:t>
            </w:r>
          </w:p>
        </w:tc>
        <w:tc>
          <w:tcPr>
            <w:tcW w:w="7308" w:type="dxa"/>
          </w:tcPr>
          <w:p w14:paraId="31017A1C" w14:textId="087003E4" w:rsidR="008730E4" w:rsidRPr="008730E4" w:rsidRDefault="008730E4" w:rsidP="008730E4">
            <w:pPr>
              <w:jc w:val="both"/>
              <w:rPr>
                <w:rFonts w:ascii="Arial" w:hAnsi="Arial" w:cs="Arial"/>
              </w:rPr>
            </w:pPr>
            <w:r w:rsidRPr="008730E4">
              <w:rPr>
                <w:rFonts w:ascii="Arial" w:hAnsi="Arial" w:cs="Arial"/>
              </w:rPr>
              <w:t>3.1; 3.1.1</w:t>
            </w:r>
            <w:ins w:id="4" w:author="Jiménez Peña" w:date="2026-04-14T11:57:00Z" w16du:dateUtc="2026-04-14T15:57:00Z">
              <w:r w:rsidR="00F37E0F">
                <w:rPr>
                  <w:rFonts w:ascii="Arial" w:hAnsi="Arial" w:cs="Arial"/>
                </w:rPr>
                <w:t>(a)</w:t>
              </w:r>
            </w:ins>
            <w:r w:rsidRPr="008730E4">
              <w:rPr>
                <w:rFonts w:ascii="Arial" w:hAnsi="Arial" w:cs="Arial"/>
              </w:rPr>
              <w:t>; 3.1.2</w:t>
            </w:r>
            <w:del w:id="5" w:author="Jiménez Peña" w:date="2026-04-14T13:10:00Z" w16du:dateUtc="2026-04-14T17:10:00Z">
              <w:r w:rsidRPr="008730E4" w:rsidDel="00BB10B3">
                <w:rPr>
                  <w:rFonts w:ascii="Arial" w:hAnsi="Arial" w:cs="Arial"/>
                </w:rPr>
                <w:delText xml:space="preserve"> (a) (b)</w:delText>
              </w:r>
            </w:del>
            <w:r w:rsidRPr="008730E4">
              <w:rPr>
                <w:rFonts w:ascii="Arial" w:hAnsi="Arial" w:cs="Arial"/>
              </w:rPr>
              <w:t>; 3.1.3 (a) (b</w:t>
            </w:r>
            <w:ins w:id="6" w:author="Jiménez Peña" w:date="2026-04-14T13:28:00Z" w16du:dateUtc="2026-04-14T17:28:00Z">
              <w:r w:rsidR="00FA02F9">
                <w:rPr>
                  <w:rFonts w:ascii="Arial" w:hAnsi="Arial" w:cs="Arial"/>
                </w:rPr>
                <w:t xml:space="preserve">) (1, 2 </w:t>
              </w:r>
            </w:ins>
            <w:ins w:id="7" w:author="Jiménez Peña" w:date="2026-04-14T13:18:00Z" w16du:dateUtc="2026-04-14T17:18:00Z">
              <w:r w:rsidR="00D52C13">
                <w:rPr>
                  <w:rFonts w:ascii="Arial" w:hAnsi="Arial" w:cs="Arial"/>
                </w:rPr>
                <w:t>t</w:t>
              </w:r>
            </w:ins>
            <w:ins w:id="8" w:author="Jiménez Peña" w:date="2026-04-14T13:18:00Z">
              <w:r w:rsidR="00D52C13" w:rsidRPr="00D52C13">
                <w:rPr>
                  <w:rFonts w:ascii="Arial" w:hAnsi="Arial" w:cs="Arial"/>
                </w:rPr>
                <w:t>he AVSEC service provider is responsible</w:t>
              </w:r>
            </w:ins>
            <w:ins w:id="9" w:author="Jiménez Peña" w:date="2026-04-14T13:28:00Z" w16du:dateUtc="2026-04-14T17:28:00Z">
              <w:r w:rsidR="00FA02F9">
                <w:rPr>
                  <w:rFonts w:ascii="Arial" w:hAnsi="Arial" w:cs="Arial"/>
                </w:rPr>
                <w:t>, 3</w:t>
              </w:r>
            </w:ins>
            <w:r w:rsidRPr="008730E4">
              <w:rPr>
                <w:rFonts w:ascii="Arial" w:hAnsi="Arial" w:cs="Arial"/>
              </w:rPr>
              <w:t>) and provide the Carrier with the information; 3.1.4(a)</w:t>
            </w:r>
            <w:del w:id="10" w:author="Jiménez Peña" w:date="2026-04-14T10:15:00Z" w16du:dateUtc="2026-04-14T14:15:00Z">
              <w:r w:rsidRPr="008730E4" w:rsidDel="009B4382">
                <w:rPr>
                  <w:rFonts w:ascii="Arial" w:hAnsi="Arial" w:cs="Arial"/>
                </w:rPr>
                <w:delText>(b)</w:delText>
              </w:r>
            </w:del>
            <w:del w:id="11" w:author="Jiménez Peña" w:date="2026-04-14T13:28:00Z" w16du:dateUtc="2026-04-14T17:28:00Z">
              <w:r w:rsidRPr="008730E4" w:rsidDel="002D3E61">
                <w:rPr>
                  <w:rFonts w:ascii="Arial" w:hAnsi="Arial" w:cs="Arial"/>
                </w:rPr>
                <w:delText>;</w:delText>
              </w:r>
            </w:del>
            <w:del w:id="12" w:author="Jiménez Peña" w:date="2026-04-14T10:15:00Z" w16du:dateUtc="2026-04-14T14:15:00Z">
              <w:r w:rsidRPr="008730E4" w:rsidDel="009B4382">
                <w:rPr>
                  <w:rFonts w:ascii="Arial" w:hAnsi="Arial" w:cs="Arial"/>
                </w:rPr>
                <w:delText xml:space="preserve"> 3.1.5; 3.1.6 (a)(b)</w:delText>
              </w:r>
            </w:del>
            <w:r w:rsidRPr="008730E4">
              <w:rPr>
                <w:rFonts w:ascii="Arial" w:hAnsi="Arial" w:cs="Arial"/>
              </w:rPr>
              <w:t>; 3.1.7 (a)</w:t>
            </w:r>
            <w:del w:id="13" w:author="Jiménez Peña" w:date="2026-04-14T13:18:00Z" w16du:dateUtc="2026-04-14T17:18:00Z">
              <w:r w:rsidRPr="008730E4" w:rsidDel="00D52C13">
                <w:rPr>
                  <w:rFonts w:ascii="Arial" w:hAnsi="Arial" w:cs="Arial"/>
                </w:rPr>
                <w:delText>(1,3)</w:delText>
              </w:r>
            </w:del>
            <w:r w:rsidRPr="008730E4">
              <w:rPr>
                <w:rFonts w:ascii="Arial" w:hAnsi="Arial" w:cs="Arial"/>
              </w:rPr>
              <w:t>; 3.1.8; 3.2; 3.2.1(a) marshalling at arrival and/or departure; 3.3; 3.3.1</w:t>
            </w:r>
            <w:del w:id="14" w:author="Jiménez Peña" w:date="2026-04-14T12:57:00Z" w16du:dateUtc="2026-04-14T16:57:00Z">
              <w:r w:rsidRPr="008730E4" w:rsidDel="001E2E6A">
                <w:rPr>
                  <w:rFonts w:ascii="Arial" w:hAnsi="Arial" w:cs="Arial"/>
                </w:rPr>
                <w:delText>(a)</w:delText>
              </w:r>
            </w:del>
            <w:r w:rsidRPr="008730E4">
              <w:rPr>
                <w:rFonts w:ascii="Arial" w:hAnsi="Arial" w:cs="Arial"/>
              </w:rPr>
              <w:t>(b); 3.3.2 (a)(b)(</w:t>
            </w:r>
            <w:del w:id="15" w:author="Jiménez Peña" w:date="2026-04-14T12:58:00Z" w16du:dateUtc="2026-04-14T16:58:00Z">
              <w:r w:rsidRPr="008730E4" w:rsidDel="001E2E6A">
                <w:rPr>
                  <w:rFonts w:ascii="Arial" w:hAnsi="Arial" w:cs="Arial"/>
                </w:rPr>
                <w:delText>5,</w:delText>
              </w:r>
            </w:del>
            <w:r w:rsidRPr="008730E4">
              <w:rPr>
                <w:rFonts w:ascii="Arial" w:hAnsi="Arial" w:cs="Arial"/>
              </w:rPr>
              <w:t>6); 3.4; 3.4.1(a)(c)(1, when the APU is out of service only,3,5); 3.6; 3.6.1(a)(c)(1); 3.6.3(a); 3.6.4(a)(b)(1,2); 3.6.5(a)(b)(1,2,3,4,5,6); 3.6.6(a)(c)(e); 3.6.7(a)(b); 3.7; 3.7.1(a)(1)(b)(1); 3.7.2.(a)(b)(1,2); 3.7.3; 3.8; 3.8.1(a)(1,2,4); 3.8.2(a)(c); 3.10 (In accordance with the Annex 1- Cabin Cleaning Specifications)</w:t>
            </w:r>
            <w:del w:id="16" w:author="Jiménez Peña" w:date="2026-04-14T10:16:00Z" w16du:dateUtc="2026-04-14T14:16:00Z">
              <w:r w:rsidRPr="008730E4" w:rsidDel="009B4382">
                <w:rPr>
                  <w:rFonts w:ascii="Arial" w:hAnsi="Arial" w:cs="Arial"/>
                </w:rPr>
                <w:delText>; 3.11(a)(1); 3.12; 3.12.1(a)(1,2,3)</w:delText>
              </w:r>
            </w:del>
          </w:p>
        </w:tc>
      </w:tr>
      <w:tr w:rsidR="008730E4" w:rsidRPr="008730E4" w14:paraId="30095CD3" w14:textId="77777777" w:rsidTr="008A41A8">
        <w:tc>
          <w:tcPr>
            <w:tcW w:w="2268" w:type="dxa"/>
          </w:tcPr>
          <w:p w14:paraId="10190111" w14:textId="27C4FBE6" w:rsidR="008730E4" w:rsidRPr="008730E4" w:rsidRDefault="008730E4" w:rsidP="008730E4">
            <w:pPr>
              <w:jc w:val="both"/>
              <w:rPr>
                <w:rFonts w:ascii="Arial" w:hAnsi="Arial" w:cs="Arial"/>
                <w:b/>
                <w:bCs/>
              </w:rPr>
            </w:pPr>
            <w:del w:id="17" w:author="Jiménez Peña" w:date="2026-04-14T10:13:00Z" w16du:dateUtc="2026-04-14T14:13:00Z">
              <w:r w:rsidRPr="008730E4" w:rsidDel="009B4382">
                <w:rPr>
                  <w:rFonts w:ascii="Arial" w:hAnsi="Arial" w:cs="Arial"/>
                  <w:b/>
                  <w:bCs/>
                </w:rPr>
                <w:delText>Section 6:</w:delText>
              </w:r>
            </w:del>
          </w:p>
        </w:tc>
        <w:tc>
          <w:tcPr>
            <w:tcW w:w="7308" w:type="dxa"/>
          </w:tcPr>
          <w:p w14:paraId="2A4A9A08" w14:textId="2F3D5C15" w:rsidR="008730E4" w:rsidRPr="008730E4" w:rsidDel="009B4382" w:rsidRDefault="008730E4" w:rsidP="008730E4">
            <w:pPr>
              <w:jc w:val="both"/>
              <w:rPr>
                <w:del w:id="18" w:author="Jiménez Peña" w:date="2026-04-14T10:13:00Z" w16du:dateUtc="2026-04-14T14:13:00Z"/>
                <w:rFonts w:ascii="Arial" w:hAnsi="Arial" w:cs="Arial"/>
              </w:rPr>
            </w:pPr>
            <w:del w:id="19" w:author="Jiménez Peña" w:date="2026-04-14T10:13:00Z" w16du:dateUtc="2026-04-14T14:13:00Z">
              <w:r w:rsidRPr="008730E4" w:rsidDel="009B4382">
                <w:rPr>
                  <w:rFonts w:ascii="Arial" w:hAnsi="Arial" w:cs="Arial"/>
                </w:rPr>
                <w:delText>6.</w:delText>
              </w:r>
            </w:del>
            <w:ins w:id="20" w:author="Pathsy Rosso" w:date="2024-10-03T13:46:00Z">
              <w:del w:id="21" w:author="Jiménez Peña" w:date="2026-04-14T10:13:00Z" w16du:dateUtc="2026-04-14T14:13:00Z">
                <w:r w:rsidR="00BB6B95" w:rsidDel="009B4382">
                  <w:rPr>
                    <w:rFonts w:ascii="Arial" w:hAnsi="Arial" w:cs="Arial"/>
                  </w:rPr>
                  <w:delText>2.</w:delText>
                </w:r>
              </w:del>
            </w:ins>
            <w:ins w:id="22" w:author="Pathsy Rosso" w:date="2024-10-03T13:47:00Z">
              <w:del w:id="23" w:author="Jiménez Peña" w:date="2026-04-14T10:13:00Z" w16du:dateUtc="2026-04-14T14:13:00Z">
                <w:r w:rsidR="00BB6B95" w:rsidDel="009B4382">
                  <w:rPr>
                    <w:rFonts w:ascii="Arial" w:hAnsi="Arial" w:cs="Arial"/>
                  </w:rPr>
                  <w:delText xml:space="preserve">; </w:delText>
                </w:r>
              </w:del>
            </w:ins>
            <w:ins w:id="24" w:author="Pathsy Rosso" w:date="2024-10-03T13:54:00Z">
              <w:del w:id="25" w:author="Jiménez Peña" w:date="2026-04-14T10:13:00Z" w16du:dateUtc="2026-04-14T14:13:00Z">
                <w:r w:rsidR="00BB6B95" w:rsidDel="009B4382">
                  <w:rPr>
                    <w:rFonts w:ascii="Arial" w:hAnsi="Arial" w:cs="Arial"/>
                  </w:rPr>
                  <w:delText xml:space="preserve">6.2.2 </w:delText>
                </w:r>
              </w:del>
            </w:ins>
            <w:ins w:id="26" w:author="Pathsy Rosso" w:date="2024-10-03T13:48:00Z">
              <w:del w:id="27" w:author="Jiménez Peña" w:date="2026-04-14T10:13:00Z" w16du:dateUtc="2026-04-14T14:13:00Z">
                <w:r w:rsidR="00BB6B95" w:rsidDel="009B4382">
                  <w:rPr>
                    <w:rFonts w:ascii="Arial" w:hAnsi="Arial" w:cs="Arial"/>
                  </w:rPr>
                  <w:delText>(a) (b)</w:delText>
                </w:r>
              </w:del>
            </w:ins>
            <w:ins w:id="28" w:author="Pathsy Rosso" w:date="2024-10-03T13:49:00Z">
              <w:del w:id="29" w:author="Jiménez Peña" w:date="2026-04-14T10:13:00Z" w16du:dateUtc="2026-04-14T14:13:00Z">
                <w:r w:rsidR="00BB6B95" w:rsidDel="009B4382">
                  <w:rPr>
                    <w:rFonts w:ascii="Arial" w:hAnsi="Arial" w:cs="Arial"/>
                  </w:rPr>
                  <w:delText xml:space="preserve"> (1,4,5,6) </w:delText>
                </w:r>
              </w:del>
            </w:ins>
            <w:del w:id="30" w:author="Jiménez Peña" w:date="2026-04-14T10:13:00Z" w16du:dateUtc="2026-04-14T14:13:00Z">
              <w:r w:rsidRPr="008730E4" w:rsidDel="009B4382">
                <w:rPr>
                  <w:rFonts w:ascii="Arial" w:hAnsi="Arial" w:cs="Arial"/>
                </w:rPr>
                <w:delText>3; 6.3.1(a storage space for ULDs) (1,2); 6.3.2; 6.3.3(a)</w:delText>
              </w:r>
            </w:del>
          </w:p>
          <w:p w14:paraId="0B03E8DF" w14:textId="1C41C452" w:rsidR="008730E4" w:rsidRPr="008730E4" w:rsidRDefault="008730E4">
            <w:pPr>
              <w:jc w:val="both"/>
              <w:rPr>
                <w:rFonts w:ascii="Arial" w:hAnsi="Arial" w:cs="Arial"/>
              </w:rPr>
              <w:pPrChange w:id="31" w:author="Jiménez Peña" w:date="2026-04-14T10:13:00Z" w16du:dateUtc="2026-04-14T14:13:00Z">
                <w:pPr>
                  <w:tabs>
                    <w:tab w:val="left" w:pos="5672"/>
                  </w:tabs>
                  <w:jc w:val="both"/>
                </w:pPr>
              </w:pPrChange>
            </w:pPr>
          </w:p>
        </w:tc>
      </w:tr>
    </w:tbl>
    <w:p w14:paraId="1FFDEAD6" w14:textId="0598E92E" w:rsidR="008730E4" w:rsidRDefault="008730E4" w:rsidP="00F92689">
      <w:pPr>
        <w:jc w:val="both"/>
        <w:rPr>
          <w:rFonts w:ascii="Arial" w:hAnsi="Arial" w:cs="Arial"/>
        </w:rPr>
      </w:pPr>
    </w:p>
    <w:p w14:paraId="7B484EC1" w14:textId="75A36D59" w:rsidR="00177FEF" w:rsidRPr="00D92DC1" w:rsidDel="00135A78" w:rsidRDefault="008730E4" w:rsidP="0011457F">
      <w:pPr>
        <w:spacing w:after="0"/>
        <w:jc w:val="both"/>
        <w:rPr>
          <w:ins w:id="32" w:author="Mayra Jacobo" w:date="2025-04-25T12:20:00Z"/>
          <w:del w:id="33" w:author="Jiménez Peña" w:date="2026-03-03T18:48:00Z" w16du:dateUtc="2026-03-03T22:48:00Z"/>
          <w:rFonts w:ascii="Arial" w:hAnsi="Arial" w:cs="Arial"/>
        </w:rPr>
      </w:pPr>
      <w:del w:id="34" w:author="Jiménez Peña" w:date="2026-03-03T18:48:00Z" w16du:dateUtc="2026-03-03T22:48:00Z">
        <w:r w:rsidRPr="00D92DC1" w:rsidDel="00135A78">
          <w:rPr>
            <w:rFonts w:ascii="Arial" w:hAnsi="Arial" w:cs="Arial"/>
            <w:b/>
            <w:bCs/>
          </w:rPr>
          <w:delText>1.2</w:delText>
        </w:r>
        <w:r w:rsidRPr="00D92DC1" w:rsidDel="00135A78">
          <w:rPr>
            <w:rFonts w:ascii="Arial" w:hAnsi="Arial" w:cs="Arial"/>
          </w:rPr>
          <w:delText xml:space="preserve"> </w:delText>
        </w:r>
      </w:del>
      <w:ins w:id="35" w:author="Mayra Jacobo" w:date="2025-04-25T12:24:00Z">
        <w:del w:id="36" w:author="Jiménez Peña" w:date="2026-03-03T18:48:00Z" w16du:dateUtc="2026-03-03T22:48:00Z">
          <w:r w:rsidR="00D92DC1" w:rsidRPr="00D92DC1" w:rsidDel="00135A78">
            <w:rPr>
              <w:rFonts w:ascii="Arial" w:hAnsi="Arial" w:cs="Arial"/>
              <w:rPrChange w:id="37" w:author="Mayra Jacobo" w:date="2025-04-25T12:25:00Z">
                <w:rPr/>
              </w:rPrChange>
            </w:rPr>
            <w:delText xml:space="preserve"> For night stopping aircraft this 2 hour period will be split between the time the equipment is utilized on arrival of the aircraft together with the time the equipment is used on the departure of the aircraft the following morning. In the event that the equipment is required outside of the </w:delText>
          </w:r>
        </w:del>
      </w:ins>
      <w:ins w:id="38" w:author="Mayra Jacobo" w:date="2025-05-05T10:41:00Z">
        <w:del w:id="39" w:author="Jiménez Peña" w:date="2026-03-03T18:48:00Z" w16du:dateUtc="2026-03-03T22:48:00Z">
          <w:r w:rsidR="003754B2" w:rsidDel="00135A78">
            <w:rPr>
              <w:rFonts w:ascii="Arial" w:hAnsi="Arial" w:cs="Arial"/>
            </w:rPr>
            <w:delText>two (</w:delText>
          </w:r>
        </w:del>
      </w:ins>
      <w:ins w:id="40" w:author="Mayra Jacobo" w:date="2025-04-25T12:24:00Z">
        <w:del w:id="41" w:author="Jiménez Peña" w:date="2026-03-03T18:48:00Z" w16du:dateUtc="2026-03-03T22:48:00Z">
          <w:r w:rsidR="00D92DC1" w:rsidRPr="00D92DC1" w:rsidDel="00135A78">
            <w:rPr>
              <w:rFonts w:ascii="Arial" w:hAnsi="Arial" w:cs="Arial"/>
              <w:rPrChange w:id="42" w:author="Mayra Jacobo" w:date="2025-04-25T12:25:00Z">
                <w:rPr/>
              </w:rPrChange>
            </w:rPr>
            <w:delText>2</w:delText>
          </w:r>
        </w:del>
      </w:ins>
      <w:ins w:id="43" w:author="Mayra Jacobo" w:date="2025-05-05T10:41:00Z">
        <w:del w:id="44" w:author="Jiménez Peña" w:date="2026-03-03T18:48:00Z" w16du:dateUtc="2026-03-03T22:48:00Z">
          <w:r w:rsidR="003754B2" w:rsidDel="00135A78">
            <w:rPr>
              <w:rFonts w:ascii="Arial" w:hAnsi="Arial" w:cs="Arial"/>
            </w:rPr>
            <w:delText>)</w:delText>
          </w:r>
        </w:del>
      </w:ins>
      <w:ins w:id="45" w:author="Mayra Jacobo" w:date="2025-04-25T12:24:00Z">
        <w:del w:id="46" w:author="Jiménez Peña" w:date="2026-03-03T18:48:00Z" w16du:dateUtc="2026-03-03T22:48:00Z">
          <w:r w:rsidR="00D92DC1" w:rsidRPr="00D92DC1" w:rsidDel="00135A78">
            <w:rPr>
              <w:rFonts w:ascii="Arial" w:hAnsi="Arial" w:cs="Arial"/>
              <w:rPrChange w:id="47" w:author="Mayra Jacobo" w:date="2025-04-25T12:25:00Z">
                <w:rPr/>
              </w:rPrChange>
            </w:rPr>
            <w:delText xml:space="preserve"> hour</w:delText>
          </w:r>
        </w:del>
      </w:ins>
      <w:ins w:id="48" w:author="Mayra Jacobo" w:date="2025-05-05T10:41:00Z">
        <w:del w:id="49" w:author="Jiménez Peña" w:date="2026-03-03T18:48:00Z" w16du:dateUtc="2026-03-03T22:48:00Z">
          <w:r w:rsidR="003754B2" w:rsidDel="00135A78">
            <w:rPr>
              <w:rFonts w:ascii="Arial" w:hAnsi="Arial" w:cs="Arial"/>
            </w:rPr>
            <w:delText>s</w:delText>
          </w:r>
        </w:del>
      </w:ins>
      <w:ins w:id="50" w:author="Mayra Jacobo" w:date="2025-04-25T12:24:00Z">
        <w:del w:id="51" w:author="Jiménez Peña" w:date="2026-03-03T18:48:00Z" w16du:dateUtc="2026-03-03T22:48:00Z">
          <w:r w:rsidR="00D92DC1" w:rsidRPr="00D92DC1" w:rsidDel="00135A78">
            <w:rPr>
              <w:rFonts w:ascii="Arial" w:hAnsi="Arial" w:cs="Arial"/>
              <w:rPrChange w:id="52" w:author="Mayra Jacobo" w:date="2025-04-25T12:25:00Z">
                <w:rPr/>
              </w:rPrChange>
            </w:rPr>
            <w:delText xml:space="preserve"> period due to the fault and/or inefficiency of the Handling Company or due to Force Majeure no additional charge shall be applied.</w:delText>
          </w:r>
        </w:del>
      </w:ins>
    </w:p>
    <w:p w14:paraId="0887AA57" w14:textId="77777777" w:rsidR="00177FEF" w:rsidRDefault="00177FEF" w:rsidP="0011457F">
      <w:pPr>
        <w:spacing w:after="0"/>
        <w:jc w:val="both"/>
        <w:rPr>
          <w:ins w:id="53" w:author="Mayra Jacobo" w:date="2025-04-25T12:20:00Z"/>
          <w:rFonts w:ascii="Arial" w:hAnsi="Arial" w:cs="Arial"/>
        </w:rPr>
      </w:pPr>
    </w:p>
    <w:p w14:paraId="7CE5010E" w14:textId="176FA737" w:rsidR="008730E4" w:rsidRPr="008730E4" w:rsidRDefault="00177FEF" w:rsidP="0011457F">
      <w:pPr>
        <w:spacing w:after="0"/>
        <w:jc w:val="both"/>
        <w:rPr>
          <w:rFonts w:ascii="Arial" w:hAnsi="Arial" w:cs="Arial"/>
        </w:rPr>
      </w:pPr>
      <w:ins w:id="54" w:author="Mayra Jacobo" w:date="2025-04-25T12:20:00Z">
        <w:r>
          <w:rPr>
            <w:rFonts w:ascii="Arial" w:hAnsi="Arial" w:cs="Arial"/>
          </w:rPr>
          <w:t xml:space="preserve">1.3 </w:t>
        </w:r>
      </w:ins>
      <w:r w:rsidR="008730E4" w:rsidRPr="008730E4">
        <w:rPr>
          <w:rFonts w:ascii="Arial" w:hAnsi="Arial" w:cs="Arial"/>
        </w:rPr>
        <w:t>According to Section 1, 1.1.</w:t>
      </w:r>
      <w:ins w:id="55" w:author="Jiménez Peña" w:date="2026-04-14T12:31:00Z" w16du:dateUtc="2026-04-14T16:31:00Z">
        <w:r w:rsidR="00BA7E2E">
          <w:rPr>
            <w:rFonts w:ascii="Arial" w:hAnsi="Arial" w:cs="Arial"/>
          </w:rPr>
          <w:t>6</w:t>
        </w:r>
      </w:ins>
      <w:del w:id="56" w:author="Jiménez Peña" w:date="2026-04-14T12:31:00Z" w16du:dateUtc="2026-04-14T16:31:00Z">
        <w:r w:rsidR="008730E4" w:rsidRPr="008730E4" w:rsidDel="00BA7E2E">
          <w:rPr>
            <w:rFonts w:ascii="Arial" w:hAnsi="Arial" w:cs="Arial"/>
          </w:rPr>
          <w:delText>2</w:delText>
        </w:r>
      </w:del>
      <w:r w:rsidR="008730E4" w:rsidRPr="008730E4">
        <w:rPr>
          <w:rFonts w:ascii="Arial" w:hAnsi="Arial" w:cs="Arial"/>
        </w:rPr>
        <w:t>, the following fees will apply:</w:t>
      </w:r>
    </w:p>
    <w:p w14:paraId="786664AD" w14:textId="77777777" w:rsidR="008730E4" w:rsidRPr="008730E4" w:rsidRDefault="008730E4" w:rsidP="0011457F">
      <w:pPr>
        <w:spacing w:after="0"/>
        <w:jc w:val="both"/>
        <w:rPr>
          <w:rFonts w:ascii="Arial" w:hAnsi="Arial" w:cs="Arial"/>
        </w:rPr>
      </w:pPr>
    </w:p>
    <w:p w14:paraId="0B3144F3" w14:textId="77777777" w:rsidR="008730E4" w:rsidRPr="008730E4" w:rsidRDefault="008730E4" w:rsidP="0011457F">
      <w:pPr>
        <w:spacing w:after="0"/>
        <w:jc w:val="both"/>
        <w:rPr>
          <w:rFonts w:ascii="Arial" w:hAnsi="Arial" w:cs="Arial"/>
          <w:bCs/>
        </w:rPr>
      </w:pPr>
      <w:r w:rsidRPr="008730E4">
        <w:rPr>
          <w:rFonts w:ascii="Arial" w:hAnsi="Arial" w:cs="Arial"/>
          <w:bCs/>
        </w:rPr>
        <w:t>Airport Infrastructure Fee (per passenger in, code VB)</w:t>
      </w:r>
    </w:p>
    <w:p w14:paraId="7C2EDABE" w14:textId="77777777" w:rsidR="008730E4" w:rsidRPr="008730E4" w:rsidRDefault="008730E4" w:rsidP="0011457F">
      <w:pPr>
        <w:spacing w:after="0"/>
        <w:jc w:val="both"/>
        <w:rPr>
          <w:rFonts w:ascii="Arial" w:hAnsi="Arial" w:cs="Arial"/>
          <w:bCs/>
        </w:rPr>
      </w:pPr>
      <w:r w:rsidRPr="008730E4">
        <w:rPr>
          <w:rFonts w:ascii="Arial" w:hAnsi="Arial" w:cs="Arial"/>
          <w:bCs/>
        </w:rPr>
        <w:t>Airport Infrastructure Fee (per passenger out, code VB)</w:t>
      </w:r>
    </w:p>
    <w:p w14:paraId="50D47471" w14:textId="77777777" w:rsidR="008730E4" w:rsidRPr="008730E4" w:rsidRDefault="008730E4" w:rsidP="0011457F">
      <w:pPr>
        <w:spacing w:after="0"/>
        <w:jc w:val="both"/>
        <w:rPr>
          <w:rFonts w:ascii="Arial" w:hAnsi="Arial" w:cs="Arial"/>
          <w:bCs/>
        </w:rPr>
      </w:pPr>
    </w:p>
    <w:p w14:paraId="0183FC54" w14:textId="77777777" w:rsidR="008730E4" w:rsidRPr="008730E4" w:rsidRDefault="008730E4" w:rsidP="0011457F">
      <w:pPr>
        <w:spacing w:after="0"/>
        <w:jc w:val="both"/>
        <w:rPr>
          <w:rFonts w:ascii="Arial" w:hAnsi="Arial" w:cs="Arial"/>
          <w:bCs/>
        </w:rPr>
      </w:pPr>
      <w:r w:rsidRPr="008730E4">
        <w:rPr>
          <w:rFonts w:ascii="Arial" w:hAnsi="Arial" w:cs="Arial"/>
          <w:bCs/>
        </w:rPr>
        <w:t xml:space="preserve">These fees apply at the Punta Cana International Airport only. </w:t>
      </w:r>
    </w:p>
    <w:p w14:paraId="3F73DDDC" w14:textId="77777777" w:rsidR="008730E4" w:rsidRPr="008730E4" w:rsidRDefault="008730E4" w:rsidP="0011457F">
      <w:pPr>
        <w:spacing w:after="0"/>
        <w:jc w:val="both"/>
        <w:rPr>
          <w:rFonts w:ascii="Arial" w:hAnsi="Arial" w:cs="Arial"/>
          <w:bCs/>
        </w:rPr>
      </w:pPr>
    </w:p>
    <w:p w14:paraId="5B13155E" w14:textId="77777777" w:rsidR="008730E4" w:rsidRPr="008730E4" w:rsidRDefault="008730E4" w:rsidP="0011457F">
      <w:pPr>
        <w:spacing w:after="0"/>
        <w:jc w:val="both"/>
        <w:rPr>
          <w:rFonts w:ascii="Arial" w:hAnsi="Arial" w:cs="Arial"/>
          <w:bCs/>
          <w:lang w:val="es-DO"/>
        </w:rPr>
      </w:pPr>
      <w:r w:rsidRPr="008730E4">
        <w:rPr>
          <w:rFonts w:ascii="Arial" w:hAnsi="Arial" w:cs="Arial"/>
          <w:bCs/>
          <w:lang w:val="es-DO"/>
        </w:rPr>
        <w:t>IDAC stands for Instituto Dominicano de Aviación Civil, Decree # 655-08.</w:t>
      </w:r>
    </w:p>
    <w:p w14:paraId="56363073" w14:textId="77777777" w:rsidR="008730E4" w:rsidRPr="008730E4" w:rsidRDefault="008730E4" w:rsidP="00F92689">
      <w:pPr>
        <w:jc w:val="both"/>
        <w:rPr>
          <w:rFonts w:ascii="Arial" w:hAnsi="Arial" w:cs="Arial"/>
          <w:lang w:val="es-DO"/>
        </w:rPr>
      </w:pPr>
    </w:p>
    <w:p w14:paraId="3F6CE6FC" w14:textId="190369A3" w:rsidR="006B09E4" w:rsidRDefault="008730E4" w:rsidP="008730E4">
      <w:pPr>
        <w:jc w:val="both"/>
        <w:rPr>
          <w:rFonts w:ascii="Arial" w:hAnsi="Arial" w:cs="Arial"/>
          <w:bCs/>
        </w:rPr>
      </w:pPr>
      <w:r w:rsidRPr="008730E4">
        <w:rPr>
          <w:rFonts w:ascii="Arial" w:hAnsi="Arial" w:cs="Arial"/>
          <w:b/>
          <w:bCs/>
        </w:rPr>
        <w:t>1.</w:t>
      </w:r>
      <w:r>
        <w:rPr>
          <w:rFonts w:ascii="Arial" w:hAnsi="Arial" w:cs="Arial"/>
          <w:b/>
          <w:bCs/>
        </w:rPr>
        <w:t>3</w:t>
      </w:r>
      <w:r w:rsidRPr="008730E4">
        <w:rPr>
          <w:rFonts w:ascii="Arial" w:hAnsi="Arial" w:cs="Arial"/>
          <w:bCs/>
        </w:rPr>
        <w:tab/>
        <w:t>The Carrier agrees to inform the Handling Company as soon as possible about any changes of schedule and/or frequencies and/or types of aircraft.</w:t>
      </w:r>
    </w:p>
    <w:p w14:paraId="0C1C5606" w14:textId="77777777" w:rsidR="008730E4" w:rsidRPr="0011457F" w:rsidRDefault="008730E4" w:rsidP="008730E4">
      <w:pPr>
        <w:jc w:val="both"/>
        <w:rPr>
          <w:rFonts w:ascii="Arial" w:hAnsi="Arial" w:cs="Arial"/>
          <w:bCs/>
        </w:rPr>
      </w:pPr>
    </w:p>
    <w:p w14:paraId="3BBF8076" w14:textId="0854FCA4" w:rsidR="006B09E4" w:rsidRPr="00577969" w:rsidRDefault="00375D5C" w:rsidP="00375D5C">
      <w:pPr>
        <w:rPr>
          <w:rFonts w:ascii="Arial" w:hAnsi="Arial" w:cs="Arial"/>
          <w:b/>
          <w:bCs/>
        </w:rPr>
      </w:pPr>
      <w:r w:rsidRPr="00375D5C">
        <w:rPr>
          <w:rFonts w:ascii="Arial" w:hAnsi="Arial" w:cs="Arial"/>
          <w:b/>
          <w:bCs/>
        </w:rPr>
        <w:t>PARAGRAPH 2.</w:t>
      </w:r>
      <w:r w:rsidRPr="00375D5C">
        <w:rPr>
          <w:rFonts w:ascii="Arial" w:hAnsi="Arial" w:cs="Arial"/>
          <w:b/>
          <w:bCs/>
        </w:rPr>
        <w:tab/>
        <w:t>ADDITIONAL SERVICES AND CHARGES</w:t>
      </w:r>
    </w:p>
    <w:p w14:paraId="21569305" w14:textId="17CF574E" w:rsidR="00375D5C" w:rsidRPr="00375D5C" w:rsidRDefault="006B09E4" w:rsidP="00375D5C">
      <w:pPr>
        <w:rPr>
          <w:rFonts w:ascii="Arial" w:hAnsi="Arial" w:cs="Arial"/>
          <w:b/>
          <w:bCs/>
        </w:rPr>
      </w:pPr>
      <w:r w:rsidRPr="008730E4">
        <w:rPr>
          <w:rFonts w:ascii="Arial" w:hAnsi="Arial" w:cs="Arial"/>
          <w:b/>
          <w:bCs/>
          <w:iCs/>
        </w:rPr>
        <w:t>2.1.</w:t>
      </w:r>
      <w:r w:rsidRPr="00577969">
        <w:rPr>
          <w:rFonts w:ascii="Arial" w:hAnsi="Arial" w:cs="Arial"/>
          <w:iCs/>
        </w:rPr>
        <w:t xml:space="preserve"> </w:t>
      </w:r>
      <w:r w:rsidR="00375D5C" w:rsidRPr="00375D5C">
        <w:rPr>
          <w:rFonts w:ascii="Arial" w:hAnsi="Arial" w:cs="Arial"/>
          <w:iCs/>
        </w:rPr>
        <w:t>All services not included in Paragraph 1 of this Annex will be charged for at current local rates.</w:t>
      </w:r>
    </w:p>
    <w:p w14:paraId="4CB39FC8" w14:textId="77777777" w:rsidR="006B09E4" w:rsidRPr="00577969" w:rsidRDefault="006B09E4" w:rsidP="00375D5C">
      <w:pPr>
        <w:rPr>
          <w:rFonts w:ascii="Arial" w:hAnsi="Arial" w:cs="Arial"/>
          <w:b/>
          <w:bCs/>
          <w:iCs/>
        </w:rPr>
      </w:pPr>
    </w:p>
    <w:p w14:paraId="1152E649" w14:textId="1CEBB99C" w:rsidR="00375D5C" w:rsidRPr="00375D5C" w:rsidRDefault="00375D5C" w:rsidP="00375D5C">
      <w:pPr>
        <w:rPr>
          <w:rFonts w:ascii="Arial" w:hAnsi="Arial" w:cs="Arial"/>
          <w:b/>
          <w:bCs/>
          <w:iCs/>
        </w:rPr>
      </w:pPr>
      <w:r w:rsidRPr="00375D5C">
        <w:rPr>
          <w:rFonts w:ascii="Arial" w:hAnsi="Arial" w:cs="Arial"/>
          <w:b/>
          <w:bCs/>
          <w:iCs/>
        </w:rPr>
        <w:t>PARAGRAPH 3.        DISBURSEMENTS</w:t>
      </w:r>
    </w:p>
    <w:p w14:paraId="5C027F44" w14:textId="012855B6" w:rsidR="00375D5C" w:rsidRPr="00577969" w:rsidDel="00D938EA" w:rsidRDefault="00375D5C" w:rsidP="006B09E4">
      <w:pPr>
        <w:jc w:val="both"/>
        <w:rPr>
          <w:del w:id="57" w:author="Mayra Jacobo" w:date="2024-10-25T19:24:00Z"/>
          <w:rFonts w:ascii="Arial" w:hAnsi="Arial" w:cs="Arial"/>
          <w:iCs/>
        </w:rPr>
      </w:pPr>
      <w:r w:rsidRPr="00375D5C">
        <w:rPr>
          <w:rFonts w:ascii="Arial" w:hAnsi="Arial" w:cs="Arial"/>
          <w:b/>
          <w:bCs/>
          <w:iCs/>
        </w:rPr>
        <w:t>3.1</w:t>
      </w:r>
      <w:r w:rsidRPr="00375D5C">
        <w:rPr>
          <w:rFonts w:ascii="Arial" w:hAnsi="Arial" w:cs="Arial"/>
          <w:iCs/>
        </w:rPr>
        <w:t xml:space="preserve"> Any disbursements made by the Handling Company on behalf of the Carrier will be reimbursed by the Carrier at cost price plus an accounting surcharge of</w:t>
      </w:r>
      <w:r w:rsidR="006B09E4" w:rsidRPr="00577969">
        <w:rPr>
          <w:rFonts w:ascii="Arial" w:hAnsi="Arial" w:cs="Arial"/>
          <w:iCs/>
        </w:rPr>
        <w:t xml:space="preserve"> 5</w:t>
      </w:r>
      <w:r w:rsidRPr="00375D5C">
        <w:rPr>
          <w:rFonts w:ascii="Arial" w:hAnsi="Arial" w:cs="Arial"/>
          <w:iCs/>
        </w:rPr>
        <w:t>%.</w:t>
      </w:r>
      <w:ins w:id="58" w:author="Mayra Jacobo" w:date="2025-06-26T18:50:00Z">
        <w:del w:id="59" w:author="Jiménez Peña" w:date="2026-04-09T12:19:00Z" w16du:dateUtc="2026-04-09T16:19:00Z">
          <w:r w:rsidR="00CD0877" w:rsidDel="00F903AC">
            <w:rPr>
              <w:rFonts w:ascii="Arial" w:hAnsi="Arial" w:cs="Arial"/>
              <w:iCs/>
            </w:rPr>
            <w:delText xml:space="preserve"> However, this </w:delText>
          </w:r>
        </w:del>
      </w:ins>
      <w:ins w:id="60" w:author="Mayra Jacobo" w:date="2025-06-26T18:51:00Z">
        <w:del w:id="61" w:author="Jiménez Peña" w:date="2026-04-09T12:19:00Z" w16du:dateUtc="2026-04-09T16:19:00Z">
          <w:r w:rsidR="00CD0877" w:rsidDel="00F903AC">
            <w:rPr>
              <w:rFonts w:ascii="Arial" w:hAnsi="Arial" w:cs="Arial"/>
              <w:iCs/>
            </w:rPr>
            <w:delText>surcharge shall not apply to amounts received by the Handling Company as prepayments.</w:delText>
          </w:r>
        </w:del>
        <w:r w:rsidR="00CD0877">
          <w:rPr>
            <w:rFonts w:ascii="Arial" w:hAnsi="Arial" w:cs="Arial"/>
            <w:iCs/>
          </w:rPr>
          <w:t xml:space="preserve"> </w:t>
        </w:r>
      </w:ins>
      <w:r w:rsidRPr="00375D5C">
        <w:rPr>
          <w:rFonts w:ascii="Arial" w:hAnsi="Arial" w:cs="Arial"/>
          <w:iCs/>
        </w:rPr>
        <w:t xml:space="preserve"> In order to claim such</w:t>
      </w:r>
      <w:r w:rsidR="006B09E4" w:rsidRPr="00577969">
        <w:rPr>
          <w:rFonts w:ascii="Arial" w:hAnsi="Arial" w:cs="Arial"/>
          <w:iCs/>
        </w:rPr>
        <w:t xml:space="preserve"> </w:t>
      </w:r>
      <w:r w:rsidRPr="00375D5C">
        <w:rPr>
          <w:rFonts w:ascii="Arial" w:hAnsi="Arial" w:cs="Arial"/>
          <w:iCs/>
        </w:rPr>
        <w:t>disbursements, the Handling Company shall provide receipts, invoices or any reasonable evidence substantiating such disbursements.</w:t>
      </w:r>
    </w:p>
    <w:p w14:paraId="0414FE58" w14:textId="77777777" w:rsidR="008730E4" w:rsidRDefault="008730E4" w:rsidP="00375D5C">
      <w:pPr>
        <w:rPr>
          <w:rFonts w:ascii="Arial" w:hAnsi="Arial" w:cs="Arial"/>
          <w:b/>
          <w:bCs/>
          <w:iCs/>
        </w:rPr>
      </w:pPr>
    </w:p>
    <w:p w14:paraId="66D93781" w14:textId="74DE028E" w:rsidR="00375D5C" w:rsidRPr="00375D5C" w:rsidRDefault="00375D5C" w:rsidP="00375D5C">
      <w:pPr>
        <w:rPr>
          <w:rFonts w:ascii="Arial" w:hAnsi="Arial" w:cs="Arial"/>
          <w:b/>
          <w:bCs/>
          <w:iCs/>
        </w:rPr>
      </w:pPr>
      <w:r w:rsidRPr="00375D5C">
        <w:rPr>
          <w:rFonts w:ascii="Arial" w:hAnsi="Arial" w:cs="Arial"/>
          <w:b/>
          <w:bCs/>
          <w:iCs/>
        </w:rPr>
        <w:t>PARAGRAPH 4.        LIMIT OF LIABILITY</w:t>
      </w:r>
    </w:p>
    <w:p w14:paraId="36334DF8" w14:textId="77777777" w:rsidR="00375D5C" w:rsidRPr="00375D5C" w:rsidRDefault="00375D5C" w:rsidP="00375D5C">
      <w:pPr>
        <w:rPr>
          <w:rFonts w:ascii="Arial" w:hAnsi="Arial" w:cs="Arial"/>
          <w:iCs/>
        </w:rPr>
      </w:pPr>
      <w:r w:rsidRPr="00375D5C">
        <w:rPr>
          <w:rFonts w:ascii="Arial" w:hAnsi="Arial" w:cs="Arial"/>
          <w:b/>
          <w:bCs/>
          <w:iCs/>
        </w:rPr>
        <w:t>4.1</w:t>
      </w:r>
      <w:r w:rsidRPr="00375D5C">
        <w:rPr>
          <w:rFonts w:ascii="Arial" w:hAnsi="Arial" w:cs="Arial"/>
          <w:iCs/>
        </w:rPr>
        <w:t xml:space="preserve"> The limit of liability referred to in Sub-Article 8.5(a) of the Main Agreement shall be as follows:</w:t>
      </w:r>
    </w:p>
    <w:p w14:paraId="6942F177" w14:textId="77777777" w:rsidR="00375D5C" w:rsidRPr="00375D5C" w:rsidRDefault="00375D5C" w:rsidP="008730E4">
      <w:pPr>
        <w:ind w:firstLine="720"/>
        <w:jc w:val="center"/>
        <w:rPr>
          <w:rFonts w:ascii="Arial" w:hAnsi="Arial" w:cs="Arial"/>
          <w:iCs/>
        </w:rPr>
      </w:pPr>
      <w:r w:rsidRPr="00375D5C">
        <w:rPr>
          <w:rFonts w:ascii="Arial" w:hAnsi="Arial" w:cs="Arial"/>
          <w:iCs/>
        </w:rPr>
        <w:t>Aircraft Type                                                                             Limit (per incident)</w:t>
      </w:r>
    </w:p>
    <w:p w14:paraId="0B083F5E" w14:textId="0D601471" w:rsidR="00375D5C" w:rsidRPr="00577969" w:rsidRDefault="006B09E4" w:rsidP="008730E4">
      <w:pPr>
        <w:ind w:firstLine="720"/>
        <w:jc w:val="center"/>
        <w:rPr>
          <w:rFonts w:ascii="Arial" w:hAnsi="Arial" w:cs="Arial"/>
          <w:b/>
          <w:bCs/>
          <w:iCs/>
        </w:rPr>
      </w:pPr>
      <w:r w:rsidRPr="00577969">
        <w:rPr>
          <w:rFonts w:ascii="Arial" w:hAnsi="Arial" w:cs="Arial"/>
          <w:b/>
          <w:bCs/>
          <w:iCs/>
        </w:rPr>
        <w:t>All</w:t>
      </w:r>
      <w:r w:rsidR="008730E4">
        <w:rPr>
          <w:rFonts w:ascii="Arial" w:hAnsi="Arial" w:cs="Arial"/>
          <w:b/>
          <w:bCs/>
          <w:iCs/>
        </w:rPr>
        <w:t xml:space="preserve"> types</w:t>
      </w:r>
      <w:r w:rsidRPr="00577969">
        <w:rPr>
          <w:rFonts w:ascii="Arial" w:hAnsi="Arial" w:cs="Arial"/>
          <w:b/>
          <w:bCs/>
          <w:iCs/>
        </w:rPr>
        <w:tab/>
      </w:r>
      <w:r w:rsidRPr="00577969">
        <w:rPr>
          <w:rFonts w:ascii="Arial" w:hAnsi="Arial" w:cs="Arial"/>
          <w:b/>
          <w:bCs/>
          <w:iCs/>
        </w:rPr>
        <w:tab/>
      </w:r>
      <w:r w:rsidRPr="00577969">
        <w:rPr>
          <w:rFonts w:ascii="Arial" w:hAnsi="Arial" w:cs="Arial"/>
          <w:b/>
          <w:bCs/>
          <w:iCs/>
        </w:rPr>
        <w:tab/>
      </w:r>
      <w:r w:rsidRPr="00577969">
        <w:rPr>
          <w:rFonts w:ascii="Arial" w:hAnsi="Arial" w:cs="Arial"/>
          <w:b/>
          <w:bCs/>
          <w:iCs/>
        </w:rPr>
        <w:tab/>
      </w:r>
      <w:r w:rsidRPr="00577969">
        <w:rPr>
          <w:rFonts w:ascii="Arial" w:hAnsi="Arial" w:cs="Arial"/>
          <w:b/>
          <w:bCs/>
          <w:iCs/>
        </w:rPr>
        <w:tab/>
      </w:r>
      <w:r w:rsidRPr="00577969">
        <w:rPr>
          <w:rFonts w:ascii="Arial" w:hAnsi="Arial" w:cs="Arial"/>
          <w:b/>
          <w:bCs/>
          <w:iCs/>
        </w:rPr>
        <w:tab/>
      </w:r>
      <w:r w:rsidRPr="00577969">
        <w:rPr>
          <w:rFonts w:ascii="Arial" w:hAnsi="Arial" w:cs="Arial"/>
          <w:b/>
          <w:bCs/>
          <w:iCs/>
        </w:rPr>
        <w:tab/>
        <w:t>USD$1,500,000.00</w:t>
      </w:r>
    </w:p>
    <w:p w14:paraId="1CF9CA81" w14:textId="33713407" w:rsidR="006B09E4" w:rsidRPr="00375D5C" w:rsidRDefault="006B09E4" w:rsidP="00375D5C">
      <w:pPr>
        <w:rPr>
          <w:rFonts w:ascii="Arial" w:hAnsi="Arial" w:cs="Arial"/>
          <w:b/>
          <w:bCs/>
          <w:iCs/>
        </w:rPr>
      </w:pPr>
      <w:r w:rsidRPr="00577969">
        <w:rPr>
          <w:rFonts w:ascii="Arial" w:hAnsi="Arial" w:cs="Arial"/>
          <w:b/>
          <w:bCs/>
          <w:iCs/>
        </w:rPr>
        <w:t xml:space="preserve">4.2 </w:t>
      </w:r>
      <w:r w:rsidRPr="00577969">
        <w:rPr>
          <w:rFonts w:ascii="Arial" w:hAnsi="Arial" w:cs="Arial"/>
          <w:iCs/>
        </w:rPr>
        <w:t>Parties recognizes that any loss or damage in respect of any incident below USD$3,000.00 shall not be indemnified.</w:t>
      </w:r>
    </w:p>
    <w:p w14:paraId="400560A1" w14:textId="77777777" w:rsidR="006B09E4" w:rsidRPr="00577969" w:rsidRDefault="006B09E4" w:rsidP="00375D5C">
      <w:pPr>
        <w:rPr>
          <w:rFonts w:ascii="Arial" w:hAnsi="Arial" w:cs="Arial"/>
          <w:b/>
          <w:bCs/>
          <w:iCs/>
        </w:rPr>
      </w:pPr>
    </w:p>
    <w:p w14:paraId="5673A5BB" w14:textId="18E5B960" w:rsidR="00375D5C" w:rsidRPr="00375D5C" w:rsidRDefault="00375D5C" w:rsidP="00375D5C">
      <w:pPr>
        <w:rPr>
          <w:rFonts w:ascii="Arial" w:hAnsi="Arial" w:cs="Arial"/>
          <w:b/>
          <w:bCs/>
          <w:iCs/>
        </w:rPr>
      </w:pPr>
      <w:r w:rsidRPr="00375D5C">
        <w:rPr>
          <w:rFonts w:ascii="Arial" w:hAnsi="Arial" w:cs="Arial"/>
          <w:b/>
          <w:bCs/>
          <w:iCs/>
        </w:rPr>
        <w:t>PARAGRAPH 5.        TRANSFER OF SERVICES</w:t>
      </w:r>
    </w:p>
    <w:p w14:paraId="7DBFC811" w14:textId="56AD3581" w:rsidR="00375D5C" w:rsidRPr="00577969" w:rsidRDefault="00375D5C" w:rsidP="00596493">
      <w:pPr>
        <w:jc w:val="both"/>
        <w:rPr>
          <w:rFonts w:ascii="Arial" w:hAnsi="Arial" w:cs="Arial"/>
          <w:bCs/>
          <w:iCs/>
        </w:rPr>
      </w:pPr>
      <w:r w:rsidRPr="00375D5C">
        <w:rPr>
          <w:rFonts w:ascii="Arial" w:hAnsi="Arial" w:cs="Arial"/>
          <w:b/>
          <w:bCs/>
          <w:iCs/>
        </w:rPr>
        <w:t>5.1</w:t>
      </w:r>
      <w:r w:rsidRPr="00375D5C">
        <w:rPr>
          <w:rFonts w:ascii="Arial" w:hAnsi="Arial" w:cs="Arial"/>
          <w:iCs/>
        </w:rPr>
        <w:t xml:space="preserve"> </w:t>
      </w:r>
      <w:r w:rsidR="00596493" w:rsidRPr="00577969">
        <w:rPr>
          <w:rFonts w:ascii="Arial" w:hAnsi="Arial" w:cs="Arial"/>
          <w:bCs/>
          <w:iCs/>
        </w:rPr>
        <w:t>Notwithstanding Article 3.1 of the Main Agreement, the Handling Company will not subcontract any of the services mentioned in Paragraph 1 of this Annex B, unless have been previously approved by the Carrier.</w:t>
      </w:r>
    </w:p>
    <w:p w14:paraId="4DEA89B4" w14:textId="77777777" w:rsidR="00596493" w:rsidRPr="00375D5C" w:rsidRDefault="00596493" w:rsidP="00596493">
      <w:pPr>
        <w:jc w:val="both"/>
        <w:rPr>
          <w:rFonts w:ascii="Arial" w:hAnsi="Arial" w:cs="Arial"/>
          <w:iCs/>
        </w:rPr>
      </w:pPr>
    </w:p>
    <w:p w14:paraId="493839D0" w14:textId="149AC7DB" w:rsidR="00375D5C" w:rsidRPr="00577969" w:rsidRDefault="00375D5C" w:rsidP="00375D5C">
      <w:pPr>
        <w:rPr>
          <w:rFonts w:ascii="Arial" w:hAnsi="Arial" w:cs="Arial"/>
          <w:b/>
          <w:bCs/>
          <w:iCs/>
        </w:rPr>
      </w:pPr>
      <w:r w:rsidRPr="00375D5C">
        <w:rPr>
          <w:rFonts w:ascii="Arial" w:hAnsi="Arial" w:cs="Arial"/>
          <w:b/>
          <w:bCs/>
          <w:iCs/>
        </w:rPr>
        <w:t>PARAGRAPH 6.        PAYMENT</w:t>
      </w:r>
    </w:p>
    <w:p w14:paraId="0CAD723C" w14:textId="6B461CA0" w:rsidR="00596493" w:rsidRDefault="00596493" w:rsidP="00596493">
      <w:pPr>
        <w:spacing w:after="0"/>
        <w:rPr>
          <w:rFonts w:ascii="Arial" w:hAnsi="Arial" w:cs="Arial"/>
          <w:iCs/>
        </w:rPr>
      </w:pPr>
      <w:r w:rsidRPr="00596493">
        <w:rPr>
          <w:rFonts w:ascii="Arial" w:hAnsi="Arial" w:cs="Arial"/>
          <w:b/>
          <w:bCs/>
          <w:iCs/>
        </w:rPr>
        <w:t xml:space="preserve">6.1 </w:t>
      </w:r>
      <w:r w:rsidRPr="00596493">
        <w:rPr>
          <w:rFonts w:ascii="Arial" w:hAnsi="Arial" w:cs="Arial"/>
          <w:iCs/>
        </w:rPr>
        <w:t>Notwithstanding Article 7 of the Main Agreement, settlement of account shall be effected by wire transfer in United States of America dollars (USD) to:</w:t>
      </w:r>
    </w:p>
    <w:p w14:paraId="35A45A92" w14:textId="77777777" w:rsidR="002261E5" w:rsidRDefault="002261E5" w:rsidP="00596493">
      <w:pPr>
        <w:spacing w:after="0"/>
        <w:rPr>
          <w:rFonts w:ascii="Arial" w:hAnsi="Arial" w:cs="Arial"/>
          <w:iCs/>
        </w:rPr>
      </w:pPr>
    </w:p>
    <w:p w14:paraId="7BC51A8F" w14:textId="77777777" w:rsidR="00D535F4" w:rsidRPr="00F903AC" w:rsidRDefault="00D535F4" w:rsidP="00596493">
      <w:pPr>
        <w:spacing w:after="0"/>
        <w:rPr>
          <w:rFonts w:ascii="Arial" w:hAnsi="Arial" w:cs="Arial"/>
          <w:iCs/>
        </w:rPr>
      </w:pPr>
    </w:p>
    <w:p w14:paraId="4030AD41" w14:textId="77777777" w:rsidR="00710C89" w:rsidRPr="00F903AC" w:rsidRDefault="00710C89" w:rsidP="00710C89">
      <w:pPr>
        <w:spacing w:after="0"/>
        <w:rPr>
          <w:rFonts w:ascii="Arial" w:hAnsi="Arial" w:cs="Arial"/>
          <w:iCs/>
          <w:lang w:val="es-DO"/>
          <w:rPrChange w:id="62" w:author="Jiménez Peña" w:date="2026-04-09T12:21:00Z" w16du:dateUtc="2026-04-09T16:21:00Z">
            <w:rPr>
              <w:rFonts w:ascii="Arial" w:hAnsi="Arial" w:cs="Arial"/>
              <w:iCs/>
              <w:sz w:val="18"/>
              <w:szCs w:val="18"/>
              <w:lang w:val="es-DO"/>
            </w:rPr>
          </w:rPrChange>
        </w:rPr>
      </w:pPr>
      <w:r w:rsidRPr="00F903AC">
        <w:rPr>
          <w:rFonts w:ascii="Arial" w:hAnsi="Arial" w:cs="Arial"/>
          <w:iCs/>
          <w:rPrChange w:id="63" w:author="Jiménez Peña" w:date="2026-04-09T12:21:00Z" w16du:dateUtc="2026-04-09T16:21:00Z">
            <w:rPr>
              <w:rFonts w:ascii="Arial" w:hAnsi="Arial" w:cs="Arial"/>
              <w:iCs/>
              <w:sz w:val="18"/>
              <w:szCs w:val="18"/>
            </w:rPr>
          </w:rPrChange>
        </w:rPr>
        <w:t xml:space="preserve">Beneficiary Bank: Popular Bank, Ltd. Inc. </w:t>
      </w:r>
      <w:r w:rsidRPr="00F903AC">
        <w:rPr>
          <w:rFonts w:ascii="Arial" w:hAnsi="Arial" w:cs="Arial"/>
          <w:iCs/>
          <w:lang w:val="es-DO"/>
          <w:rPrChange w:id="64" w:author="Jiménez Peña" w:date="2026-04-09T12:21:00Z" w16du:dateUtc="2026-04-09T16:21:00Z">
            <w:rPr>
              <w:rFonts w:ascii="Arial" w:hAnsi="Arial" w:cs="Arial"/>
              <w:iCs/>
              <w:sz w:val="18"/>
              <w:szCs w:val="18"/>
              <w:lang w:val="es-DO"/>
            </w:rPr>
          </w:rPrChange>
        </w:rPr>
        <w:t>Panamá</w:t>
      </w:r>
    </w:p>
    <w:p w14:paraId="26737F84" w14:textId="77777777" w:rsidR="00710C89" w:rsidRPr="00F903AC" w:rsidRDefault="00710C89" w:rsidP="00710C89">
      <w:pPr>
        <w:spacing w:after="0"/>
        <w:rPr>
          <w:rFonts w:ascii="Arial" w:hAnsi="Arial" w:cs="Arial"/>
          <w:iCs/>
          <w:lang w:val="es-DO"/>
          <w:rPrChange w:id="65" w:author="Jiménez Peña" w:date="2026-04-09T12:21:00Z" w16du:dateUtc="2026-04-09T16:21:00Z">
            <w:rPr>
              <w:rFonts w:ascii="Arial" w:hAnsi="Arial" w:cs="Arial"/>
              <w:iCs/>
              <w:sz w:val="18"/>
              <w:szCs w:val="18"/>
              <w:lang w:val="es-DO"/>
            </w:rPr>
          </w:rPrChange>
        </w:rPr>
      </w:pPr>
      <w:r w:rsidRPr="00F903AC">
        <w:rPr>
          <w:rFonts w:ascii="Arial" w:hAnsi="Arial" w:cs="Arial"/>
          <w:iCs/>
          <w:lang w:val="es-DO"/>
          <w:rPrChange w:id="66" w:author="Jiménez Peña" w:date="2026-04-09T12:21:00Z" w16du:dateUtc="2026-04-09T16:21:00Z">
            <w:rPr>
              <w:rFonts w:ascii="Arial" w:hAnsi="Arial" w:cs="Arial"/>
              <w:iCs/>
              <w:sz w:val="18"/>
              <w:szCs w:val="18"/>
              <w:lang w:val="es-DO"/>
            </w:rPr>
          </w:rPrChange>
        </w:rPr>
        <w:t>Edif. Torre Banco General</w:t>
      </w:r>
    </w:p>
    <w:p w14:paraId="37EFA9D2" w14:textId="77777777" w:rsidR="00710C89" w:rsidRPr="00F903AC" w:rsidRDefault="00710C89" w:rsidP="00710C89">
      <w:pPr>
        <w:spacing w:after="0"/>
        <w:rPr>
          <w:rFonts w:ascii="Arial" w:hAnsi="Arial" w:cs="Arial"/>
          <w:iCs/>
          <w:lang w:val="es-DO"/>
          <w:rPrChange w:id="67" w:author="Jiménez Peña" w:date="2026-04-09T12:21:00Z" w16du:dateUtc="2026-04-09T16:21:00Z">
            <w:rPr>
              <w:rFonts w:ascii="Arial" w:hAnsi="Arial" w:cs="Arial"/>
              <w:iCs/>
              <w:sz w:val="18"/>
              <w:szCs w:val="18"/>
              <w:lang w:val="es-DO"/>
            </w:rPr>
          </w:rPrChange>
        </w:rPr>
      </w:pPr>
      <w:r w:rsidRPr="00F903AC">
        <w:rPr>
          <w:rFonts w:ascii="Arial" w:hAnsi="Arial" w:cs="Arial"/>
          <w:iCs/>
          <w:lang w:val="es-DO"/>
          <w:rPrChange w:id="68" w:author="Jiménez Peña" w:date="2026-04-09T12:21:00Z" w16du:dateUtc="2026-04-09T16:21:00Z">
            <w:rPr>
              <w:rFonts w:ascii="Arial" w:hAnsi="Arial" w:cs="Arial"/>
              <w:iCs/>
              <w:sz w:val="18"/>
              <w:szCs w:val="18"/>
              <w:lang w:val="es-DO"/>
            </w:rPr>
          </w:rPrChange>
        </w:rPr>
        <w:t>Piso 20, Calle 47 E Esqu. Aquilino de la Guarida</w:t>
      </w:r>
    </w:p>
    <w:p w14:paraId="00529FFB" w14:textId="49B7DDF7" w:rsidR="00710C89" w:rsidRPr="00F903AC" w:rsidRDefault="00710C89" w:rsidP="00710C89">
      <w:pPr>
        <w:spacing w:after="0"/>
        <w:rPr>
          <w:rFonts w:ascii="Arial" w:hAnsi="Arial" w:cs="Arial"/>
          <w:iCs/>
          <w:lang w:val="es-DO"/>
          <w:rPrChange w:id="69" w:author="Jiménez Peña" w:date="2026-04-09T12:21:00Z" w16du:dateUtc="2026-04-09T16:21:00Z">
            <w:rPr>
              <w:rFonts w:ascii="Arial" w:hAnsi="Arial" w:cs="Arial"/>
              <w:iCs/>
              <w:sz w:val="18"/>
              <w:szCs w:val="18"/>
              <w:lang w:val="es-DO"/>
            </w:rPr>
          </w:rPrChange>
        </w:rPr>
      </w:pPr>
      <w:r w:rsidRPr="00F903AC">
        <w:rPr>
          <w:rFonts w:ascii="Arial" w:hAnsi="Arial" w:cs="Arial"/>
          <w:iCs/>
          <w:lang w:val="es-DO"/>
          <w:rPrChange w:id="70" w:author="Jiménez Peña" w:date="2026-04-09T12:21:00Z" w16du:dateUtc="2026-04-09T16:21:00Z">
            <w:rPr>
              <w:rFonts w:ascii="Arial" w:hAnsi="Arial" w:cs="Arial"/>
              <w:iCs/>
              <w:sz w:val="18"/>
              <w:szCs w:val="18"/>
              <w:lang w:val="es-DO"/>
            </w:rPr>
          </w:rPrChange>
        </w:rPr>
        <w:t xml:space="preserve">Marbella, Panama, Rep. </w:t>
      </w:r>
      <w:r w:rsidR="003754B2" w:rsidRPr="00F903AC">
        <w:rPr>
          <w:rFonts w:ascii="Arial" w:hAnsi="Arial" w:cs="Arial"/>
          <w:iCs/>
          <w:lang w:val="es-DO"/>
          <w:rPrChange w:id="71" w:author="Jiménez Peña" w:date="2026-04-09T12:21:00Z" w16du:dateUtc="2026-04-09T16:21:00Z">
            <w:rPr>
              <w:rFonts w:ascii="Arial" w:hAnsi="Arial" w:cs="Arial"/>
              <w:iCs/>
              <w:sz w:val="18"/>
              <w:szCs w:val="18"/>
              <w:lang w:val="es-DO"/>
            </w:rPr>
          </w:rPrChange>
        </w:rPr>
        <w:t>D</w:t>
      </w:r>
      <w:r w:rsidRPr="00F903AC">
        <w:rPr>
          <w:rFonts w:ascii="Arial" w:hAnsi="Arial" w:cs="Arial"/>
          <w:iCs/>
          <w:lang w:val="es-DO"/>
          <w:rPrChange w:id="72" w:author="Jiménez Peña" w:date="2026-04-09T12:21:00Z" w16du:dateUtc="2026-04-09T16:21:00Z">
            <w:rPr>
              <w:rFonts w:ascii="Arial" w:hAnsi="Arial" w:cs="Arial"/>
              <w:iCs/>
              <w:sz w:val="18"/>
              <w:szCs w:val="18"/>
              <w:lang w:val="es-DO"/>
            </w:rPr>
          </w:rPrChange>
        </w:rPr>
        <w:t>e Panama</w:t>
      </w:r>
    </w:p>
    <w:p w14:paraId="7CD0069E" w14:textId="77777777" w:rsidR="00710C89" w:rsidRPr="00F903AC" w:rsidRDefault="00710C89" w:rsidP="00710C89">
      <w:pPr>
        <w:spacing w:after="0"/>
        <w:rPr>
          <w:rFonts w:ascii="Arial" w:hAnsi="Arial" w:cs="Arial"/>
          <w:iCs/>
          <w:lang w:val="fr-FR"/>
          <w:rPrChange w:id="73" w:author="Jiménez Peña" w:date="2026-04-09T12:21:00Z" w16du:dateUtc="2026-04-09T16:21:00Z">
            <w:rPr>
              <w:rFonts w:ascii="Arial" w:hAnsi="Arial" w:cs="Arial"/>
              <w:iCs/>
              <w:sz w:val="18"/>
              <w:szCs w:val="18"/>
              <w:lang w:val="fr-FR"/>
            </w:rPr>
          </w:rPrChange>
        </w:rPr>
      </w:pPr>
      <w:r w:rsidRPr="00F903AC">
        <w:rPr>
          <w:rFonts w:ascii="Arial" w:hAnsi="Arial" w:cs="Arial"/>
          <w:iCs/>
          <w:lang w:val="fr-FR"/>
          <w:rPrChange w:id="74" w:author="Jiménez Peña" w:date="2026-04-09T12:21:00Z" w16du:dateUtc="2026-04-09T16:21:00Z">
            <w:rPr>
              <w:rFonts w:ascii="Arial" w:hAnsi="Arial" w:cs="Arial"/>
              <w:iCs/>
              <w:sz w:val="18"/>
              <w:szCs w:val="18"/>
              <w:lang w:val="fr-FR"/>
            </w:rPr>
          </w:rPrChange>
        </w:rPr>
        <w:t>S.W.I.F.T. Code BPDOPAPA</w:t>
      </w:r>
    </w:p>
    <w:p w14:paraId="539AE292" w14:textId="77777777" w:rsidR="00710C89" w:rsidRPr="00F903AC" w:rsidRDefault="00710C89" w:rsidP="00710C89">
      <w:pPr>
        <w:spacing w:after="0"/>
        <w:rPr>
          <w:rFonts w:ascii="Arial" w:hAnsi="Arial" w:cs="Arial"/>
          <w:iCs/>
          <w:lang w:val="fr-FR"/>
          <w:rPrChange w:id="75" w:author="Jiménez Peña" w:date="2026-04-09T12:21:00Z" w16du:dateUtc="2026-04-09T16:21:00Z">
            <w:rPr>
              <w:rFonts w:ascii="Arial" w:hAnsi="Arial" w:cs="Arial"/>
              <w:iCs/>
              <w:sz w:val="18"/>
              <w:szCs w:val="18"/>
              <w:lang w:val="fr-FR"/>
            </w:rPr>
          </w:rPrChange>
        </w:rPr>
      </w:pPr>
    </w:p>
    <w:p w14:paraId="77F2D6F9" w14:textId="77777777" w:rsidR="00710C89" w:rsidRPr="00F903AC" w:rsidRDefault="00710C89" w:rsidP="00710C89">
      <w:pPr>
        <w:spacing w:after="0"/>
        <w:rPr>
          <w:rFonts w:ascii="Arial" w:hAnsi="Arial" w:cs="Arial"/>
          <w:iCs/>
          <w:rPrChange w:id="76" w:author="Jiménez Peña" w:date="2026-04-09T12:21:00Z" w16du:dateUtc="2026-04-09T16:21:00Z">
            <w:rPr>
              <w:rFonts w:ascii="Arial" w:hAnsi="Arial" w:cs="Arial"/>
              <w:iCs/>
              <w:sz w:val="18"/>
              <w:szCs w:val="18"/>
            </w:rPr>
          </w:rPrChange>
        </w:rPr>
      </w:pPr>
      <w:r w:rsidRPr="00F903AC">
        <w:rPr>
          <w:rFonts w:ascii="Arial" w:hAnsi="Arial" w:cs="Arial"/>
          <w:iCs/>
          <w:rPrChange w:id="77" w:author="Jiménez Peña" w:date="2026-04-09T12:21:00Z" w16du:dateUtc="2026-04-09T16:21:00Z">
            <w:rPr>
              <w:rFonts w:ascii="Arial" w:hAnsi="Arial" w:cs="Arial"/>
              <w:iCs/>
              <w:sz w:val="18"/>
              <w:szCs w:val="18"/>
            </w:rPr>
          </w:rPrChange>
        </w:rPr>
        <w:t>Intermediary Bank: Wells Fargo Bank, N.A.</w:t>
      </w:r>
    </w:p>
    <w:p w14:paraId="3A2E09CA" w14:textId="77777777" w:rsidR="00710C89" w:rsidRPr="00F903AC" w:rsidRDefault="00710C89" w:rsidP="00710C89">
      <w:pPr>
        <w:spacing w:after="0"/>
        <w:rPr>
          <w:rFonts w:ascii="Arial" w:hAnsi="Arial" w:cs="Arial"/>
          <w:iCs/>
          <w:rPrChange w:id="78" w:author="Jiménez Peña" w:date="2026-04-09T12:21:00Z" w16du:dateUtc="2026-04-09T16:21:00Z">
            <w:rPr>
              <w:rFonts w:ascii="Arial" w:hAnsi="Arial" w:cs="Arial"/>
              <w:iCs/>
              <w:sz w:val="18"/>
              <w:szCs w:val="18"/>
            </w:rPr>
          </w:rPrChange>
        </w:rPr>
      </w:pPr>
      <w:r w:rsidRPr="00F903AC">
        <w:rPr>
          <w:rFonts w:ascii="Arial" w:hAnsi="Arial" w:cs="Arial"/>
          <w:iCs/>
          <w:rPrChange w:id="79" w:author="Jiménez Peña" w:date="2026-04-09T12:21:00Z" w16du:dateUtc="2026-04-09T16:21:00Z">
            <w:rPr>
              <w:rFonts w:ascii="Arial" w:hAnsi="Arial" w:cs="Arial"/>
              <w:iCs/>
              <w:sz w:val="18"/>
              <w:szCs w:val="18"/>
            </w:rPr>
          </w:rPrChange>
        </w:rPr>
        <w:t>New York, New York</w:t>
      </w:r>
    </w:p>
    <w:p w14:paraId="133A63A0" w14:textId="77777777" w:rsidR="00710C89" w:rsidRPr="00F903AC" w:rsidRDefault="00710C89" w:rsidP="00710C89">
      <w:pPr>
        <w:spacing w:after="0"/>
        <w:rPr>
          <w:rFonts w:ascii="Arial" w:hAnsi="Arial" w:cs="Arial"/>
          <w:iCs/>
          <w:rPrChange w:id="80" w:author="Jiménez Peña" w:date="2026-04-09T12:21:00Z" w16du:dateUtc="2026-04-09T16:21:00Z">
            <w:rPr>
              <w:rFonts w:ascii="Arial" w:hAnsi="Arial" w:cs="Arial"/>
              <w:iCs/>
              <w:sz w:val="18"/>
              <w:szCs w:val="18"/>
            </w:rPr>
          </w:rPrChange>
        </w:rPr>
      </w:pPr>
      <w:r w:rsidRPr="00F903AC">
        <w:rPr>
          <w:rFonts w:ascii="Arial" w:hAnsi="Arial" w:cs="Arial"/>
          <w:iCs/>
          <w:rPrChange w:id="81" w:author="Jiménez Peña" w:date="2026-04-09T12:21:00Z" w16du:dateUtc="2026-04-09T16:21:00Z">
            <w:rPr>
              <w:rFonts w:ascii="Arial" w:hAnsi="Arial" w:cs="Arial"/>
              <w:iCs/>
              <w:sz w:val="18"/>
              <w:szCs w:val="18"/>
            </w:rPr>
          </w:rPrChange>
        </w:rPr>
        <w:t>Aba Routing No.026005092</w:t>
      </w:r>
    </w:p>
    <w:p w14:paraId="750428FB" w14:textId="420CB16A" w:rsidR="00596493" w:rsidRPr="00F903AC" w:rsidRDefault="00710C89" w:rsidP="00710C89">
      <w:pPr>
        <w:spacing w:after="0"/>
        <w:rPr>
          <w:rFonts w:ascii="Arial" w:hAnsi="Arial" w:cs="Arial"/>
          <w:iCs/>
          <w:rPrChange w:id="82" w:author="Jiménez Peña" w:date="2026-04-09T12:21:00Z" w16du:dateUtc="2026-04-09T16:21:00Z">
            <w:rPr>
              <w:rFonts w:ascii="Arial" w:hAnsi="Arial" w:cs="Arial"/>
              <w:iCs/>
              <w:sz w:val="18"/>
              <w:szCs w:val="18"/>
            </w:rPr>
          </w:rPrChange>
        </w:rPr>
      </w:pPr>
      <w:r w:rsidRPr="00F903AC">
        <w:rPr>
          <w:rFonts w:ascii="Arial" w:hAnsi="Arial" w:cs="Arial"/>
          <w:iCs/>
          <w:rPrChange w:id="83" w:author="Jiménez Peña" w:date="2026-04-09T12:21:00Z" w16du:dateUtc="2026-04-09T16:21:00Z">
            <w:rPr>
              <w:rFonts w:ascii="Arial" w:hAnsi="Arial" w:cs="Arial"/>
              <w:iCs/>
              <w:sz w:val="18"/>
              <w:szCs w:val="18"/>
            </w:rPr>
          </w:rPrChange>
        </w:rPr>
        <w:t>S.W.I.F.T. Code PNBPUS3NNYC</w:t>
      </w:r>
    </w:p>
    <w:p w14:paraId="25B45047" w14:textId="117873B6" w:rsidR="00D535F4" w:rsidRPr="00D535F4" w:rsidRDefault="00D535F4" w:rsidP="00596493">
      <w:pPr>
        <w:spacing w:after="0"/>
        <w:rPr>
          <w:rFonts w:ascii="Arial" w:hAnsi="Arial" w:cs="Arial"/>
          <w:b/>
          <w:bCs/>
          <w:iCs/>
        </w:rPr>
      </w:pPr>
    </w:p>
    <w:p w14:paraId="54FBBE45" w14:textId="58BF3CE6" w:rsidR="00D535F4" w:rsidRPr="00D535F4" w:rsidRDefault="00D535F4" w:rsidP="00596493">
      <w:pPr>
        <w:spacing w:after="0"/>
        <w:rPr>
          <w:rFonts w:ascii="Arial" w:hAnsi="Arial" w:cs="Arial"/>
          <w:b/>
          <w:bCs/>
          <w:iCs/>
        </w:rPr>
      </w:pPr>
    </w:p>
    <w:p w14:paraId="3B90299C" w14:textId="77777777" w:rsidR="00D535F4" w:rsidRPr="00596493" w:rsidRDefault="00D535F4" w:rsidP="00596493">
      <w:pPr>
        <w:spacing w:after="0"/>
        <w:rPr>
          <w:rFonts w:ascii="Arial" w:hAnsi="Arial" w:cs="Arial"/>
          <w:b/>
          <w:bCs/>
          <w:iCs/>
        </w:rPr>
      </w:pPr>
    </w:p>
    <w:p w14:paraId="566442EF" w14:textId="6EAABA6C" w:rsidR="00596493" w:rsidRDefault="00596493" w:rsidP="00596493">
      <w:pPr>
        <w:spacing w:after="0"/>
        <w:rPr>
          <w:ins w:id="84" w:author="Pathsy Rosso" w:date="2024-10-03T11:51:00Z"/>
          <w:rFonts w:ascii="Arial" w:hAnsi="Arial" w:cs="Arial"/>
          <w:b/>
          <w:bCs/>
          <w:iCs/>
        </w:rPr>
      </w:pPr>
      <w:r w:rsidRPr="00596493">
        <w:rPr>
          <w:rFonts w:ascii="Arial" w:hAnsi="Arial" w:cs="Arial"/>
          <w:b/>
          <w:bCs/>
          <w:iCs/>
        </w:rPr>
        <w:t xml:space="preserve">6.2 </w:t>
      </w:r>
      <w:r w:rsidRPr="00596493">
        <w:rPr>
          <w:rFonts w:ascii="Arial" w:hAnsi="Arial" w:cs="Arial"/>
          <w:b/>
          <w:bCs/>
          <w:iCs/>
        </w:rPr>
        <w:tab/>
        <w:t>MONTHLY PREPAYMENT:</w:t>
      </w:r>
    </w:p>
    <w:p w14:paraId="26BEC69C" w14:textId="77777777" w:rsidR="00441EAC" w:rsidRPr="00596493" w:rsidRDefault="00441EAC" w:rsidP="00596493">
      <w:pPr>
        <w:spacing w:after="0"/>
        <w:rPr>
          <w:rFonts w:ascii="Arial" w:hAnsi="Arial" w:cs="Arial"/>
          <w:b/>
          <w:bCs/>
          <w:iCs/>
        </w:rPr>
      </w:pPr>
    </w:p>
    <w:p w14:paraId="5F68BA04" w14:textId="0E02CE07" w:rsidR="00596493" w:rsidRPr="00596493" w:rsidRDefault="00596493" w:rsidP="00596493">
      <w:pPr>
        <w:spacing w:after="0"/>
        <w:jc w:val="both"/>
        <w:rPr>
          <w:rFonts w:ascii="Arial" w:hAnsi="Arial" w:cs="Arial"/>
          <w:iCs/>
        </w:rPr>
      </w:pPr>
      <w:r w:rsidRPr="00596493">
        <w:rPr>
          <w:rFonts w:ascii="Arial" w:hAnsi="Arial" w:cs="Arial"/>
          <w:iCs/>
        </w:rPr>
        <w:t xml:space="preserve">The Handling Company agrees to send to the Carrier a projection </w:t>
      </w:r>
      <w:r w:rsidR="00337515" w:rsidRPr="00337515">
        <w:rPr>
          <w:rFonts w:ascii="Arial" w:hAnsi="Arial" w:cs="Arial"/>
          <w:iCs/>
        </w:rPr>
        <w:t>of the Season cost</w:t>
      </w:r>
      <w:r w:rsidR="00337515">
        <w:rPr>
          <w:rFonts w:ascii="Arial" w:hAnsi="Arial" w:cs="Arial"/>
          <w:iCs/>
        </w:rPr>
        <w:t xml:space="preserve"> </w:t>
      </w:r>
      <w:r w:rsidRPr="00596493">
        <w:rPr>
          <w:rFonts w:ascii="Arial" w:hAnsi="Arial" w:cs="Arial"/>
          <w:iCs/>
        </w:rPr>
        <w:t>covering its operations during the corresponding period. The Carrier shall transfer a prepayment of estimated costs per month for ramp operations and airport fees</w:t>
      </w:r>
      <w:ins w:id="85" w:author="Mayra Jacobo" w:date="2024-10-25T16:18:00Z">
        <w:r w:rsidR="005536F7">
          <w:rPr>
            <w:rFonts w:ascii="Arial" w:hAnsi="Arial" w:cs="Arial"/>
            <w:iCs/>
          </w:rPr>
          <w:t xml:space="preserve"> equivalent to</w:t>
        </w:r>
      </w:ins>
      <w:ins w:id="86" w:author="Mayra Jacobo" w:date="2024-10-25T16:19:00Z">
        <w:r w:rsidR="005536F7">
          <w:rPr>
            <w:rFonts w:ascii="Arial" w:hAnsi="Arial" w:cs="Arial"/>
            <w:iCs/>
          </w:rPr>
          <w:t xml:space="preserve"> </w:t>
        </w:r>
      </w:ins>
      <w:ins w:id="87" w:author="Mayra Jacobo" w:date="2025-05-05T10:42:00Z">
        <w:del w:id="88" w:author="Jiménez Peña" w:date="2026-04-09T12:19:00Z" w16du:dateUtc="2026-04-09T16:19:00Z">
          <w:r w:rsidR="003754B2" w:rsidDel="00F903AC">
            <w:rPr>
              <w:rFonts w:ascii="Arial" w:hAnsi="Arial" w:cs="Arial"/>
              <w:iCs/>
            </w:rPr>
            <w:delText>fifteen</w:delText>
          </w:r>
        </w:del>
      </w:ins>
      <w:ins w:id="89" w:author="Jiménez Peña" w:date="2026-04-09T12:19:00Z" w16du:dateUtc="2026-04-09T16:19:00Z">
        <w:r w:rsidR="00F903AC">
          <w:rPr>
            <w:rFonts w:ascii="Arial" w:hAnsi="Arial" w:cs="Arial"/>
            <w:iCs/>
          </w:rPr>
          <w:t>one</w:t>
        </w:r>
      </w:ins>
      <w:ins w:id="90" w:author="Mayra Jacobo" w:date="2025-05-05T10:42:00Z">
        <w:r w:rsidR="003754B2">
          <w:rPr>
            <w:rFonts w:ascii="Arial" w:hAnsi="Arial" w:cs="Arial"/>
            <w:iCs/>
          </w:rPr>
          <w:t xml:space="preserve"> (</w:t>
        </w:r>
      </w:ins>
      <w:ins w:id="91" w:author="Mayra Jacobo" w:date="2024-10-25T16:19:00Z">
        <w:del w:id="92" w:author="Jiménez Peña" w:date="2026-04-09T12:19:00Z" w16du:dateUtc="2026-04-09T16:19:00Z">
          <w:r w:rsidR="005536F7" w:rsidDel="00F903AC">
            <w:rPr>
              <w:rFonts w:ascii="Arial" w:hAnsi="Arial" w:cs="Arial"/>
              <w:iCs/>
            </w:rPr>
            <w:delText>15</w:delText>
          </w:r>
        </w:del>
      </w:ins>
      <w:ins w:id="93" w:author="Jiménez Peña" w:date="2026-04-09T12:19:00Z" w16du:dateUtc="2026-04-09T16:19:00Z">
        <w:r w:rsidR="00F903AC">
          <w:rPr>
            <w:rFonts w:ascii="Arial" w:hAnsi="Arial" w:cs="Arial"/>
            <w:iCs/>
          </w:rPr>
          <w:t>1</w:t>
        </w:r>
      </w:ins>
      <w:ins w:id="94" w:author="Mayra Jacobo" w:date="2025-05-05T10:42:00Z">
        <w:r w:rsidR="003754B2">
          <w:rPr>
            <w:rFonts w:ascii="Arial" w:hAnsi="Arial" w:cs="Arial"/>
            <w:iCs/>
          </w:rPr>
          <w:t>)</w:t>
        </w:r>
      </w:ins>
      <w:ins w:id="95" w:author="Mayra Jacobo" w:date="2024-10-25T16:19:00Z">
        <w:del w:id="96" w:author="Jiménez Peña" w:date="2026-04-09T12:19:00Z" w16du:dateUtc="2026-04-09T16:19:00Z">
          <w:r w:rsidR="005536F7" w:rsidDel="00F903AC">
            <w:rPr>
              <w:rFonts w:ascii="Arial" w:hAnsi="Arial" w:cs="Arial"/>
              <w:iCs/>
            </w:rPr>
            <w:delText xml:space="preserve"> days</w:delText>
          </w:r>
        </w:del>
      </w:ins>
      <w:ins w:id="97" w:author="Jiménez Peña" w:date="2026-04-09T12:19:00Z" w16du:dateUtc="2026-04-09T16:19:00Z">
        <w:r w:rsidR="00F903AC">
          <w:rPr>
            <w:rFonts w:ascii="Arial" w:hAnsi="Arial" w:cs="Arial"/>
            <w:iCs/>
          </w:rPr>
          <w:t>month</w:t>
        </w:r>
      </w:ins>
      <w:ins w:id="98" w:author="Mayra Jacobo" w:date="2024-10-25T16:19:00Z">
        <w:r w:rsidR="005536F7">
          <w:rPr>
            <w:rFonts w:ascii="Arial" w:hAnsi="Arial" w:cs="Arial"/>
            <w:iCs/>
          </w:rPr>
          <w:t xml:space="preserve"> of operations</w:t>
        </w:r>
      </w:ins>
      <w:ins w:id="99" w:author="Mayra Jacobo" w:date="2024-10-25T16:18:00Z">
        <w:r w:rsidR="005536F7">
          <w:rPr>
            <w:rFonts w:ascii="Arial" w:hAnsi="Arial" w:cs="Arial"/>
            <w:iCs/>
          </w:rPr>
          <w:t xml:space="preserve"> </w:t>
        </w:r>
      </w:ins>
      <w:del w:id="100" w:author="Mayra Jacobo" w:date="2024-10-25T16:20:00Z">
        <w:r w:rsidRPr="00596493" w:rsidDel="005536F7">
          <w:rPr>
            <w:rFonts w:ascii="Arial" w:hAnsi="Arial" w:cs="Arial"/>
            <w:iCs/>
          </w:rPr>
          <w:delText xml:space="preserve"> </w:delText>
        </w:r>
      </w:del>
      <w:r w:rsidRPr="00596493">
        <w:rPr>
          <w:rFonts w:ascii="Arial" w:hAnsi="Arial" w:cs="Arial"/>
          <w:iCs/>
        </w:rPr>
        <w:t>to the Handling Company’s aforementioned account by no later than the 25th day of the previous month.</w:t>
      </w:r>
    </w:p>
    <w:p w14:paraId="4FB51A92" w14:textId="77777777" w:rsidR="00596493" w:rsidRPr="00444C56" w:rsidRDefault="00596493" w:rsidP="00444C56">
      <w:pPr>
        <w:spacing w:after="0"/>
        <w:jc w:val="both"/>
        <w:rPr>
          <w:rFonts w:ascii="Arial" w:hAnsi="Arial" w:cs="Arial"/>
          <w:b/>
          <w:bCs/>
          <w:iCs/>
        </w:rPr>
      </w:pPr>
    </w:p>
    <w:p w14:paraId="06400FBC" w14:textId="2F70F141" w:rsidR="00D35F01" w:rsidRDefault="00596493" w:rsidP="00444C56">
      <w:pPr>
        <w:spacing w:after="0"/>
        <w:jc w:val="both"/>
        <w:rPr>
          <w:rFonts w:ascii="Arial" w:hAnsi="Arial" w:cs="Arial"/>
          <w:iCs/>
        </w:rPr>
      </w:pPr>
      <w:r w:rsidRPr="00444C56">
        <w:rPr>
          <w:rFonts w:ascii="Arial" w:hAnsi="Arial" w:cs="Arial"/>
          <w:b/>
          <w:bCs/>
          <w:iCs/>
        </w:rPr>
        <w:t>6.3</w:t>
      </w:r>
      <w:r w:rsidRPr="00444C56">
        <w:rPr>
          <w:rFonts w:ascii="Arial" w:hAnsi="Arial" w:cs="Arial"/>
          <w:iCs/>
        </w:rPr>
        <w:t xml:space="preserve"> Account reconciliation will be effected on</w:t>
      </w:r>
      <w:r w:rsidR="00D35F01" w:rsidRPr="00444C56">
        <w:rPr>
          <w:rFonts w:ascii="Arial" w:hAnsi="Arial" w:cs="Arial"/>
          <w:iCs/>
        </w:rPr>
        <w:t xml:space="preserve"> a monthly basis or as the carry requested.</w:t>
      </w:r>
    </w:p>
    <w:p w14:paraId="1AE42521" w14:textId="77777777" w:rsidR="000A676A" w:rsidRPr="00444C56" w:rsidRDefault="000A676A" w:rsidP="00444C56">
      <w:pPr>
        <w:spacing w:after="0"/>
        <w:jc w:val="both"/>
        <w:rPr>
          <w:rFonts w:ascii="Arial" w:hAnsi="Arial" w:cs="Arial"/>
          <w:iCs/>
        </w:rPr>
      </w:pPr>
    </w:p>
    <w:p w14:paraId="49D7EC1F" w14:textId="77777777" w:rsidR="00D35F01" w:rsidRPr="00444C56" w:rsidRDefault="00596493" w:rsidP="00444C56">
      <w:pPr>
        <w:spacing w:after="0"/>
        <w:jc w:val="both"/>
        <w:rPr>
          <w:rFonts w:ascii="Arial" w:hAnsi="Arial" w:cs="Arial"/>
          <w:iCs/>
        </w:rPr>
      </w:pPr>
      <w:r w:rsidRPr="00444C56">
        <w:rPr>
          <w:rFonts w:ascii="Arial" w:hAnsi="Arial" w:cs="Arial"/>
          <w:iCs/>
        </w:rPr>
        <w:t xml:space="preserve"> Ramp Service Package” invoices will be sent electronically on a weekly basis</w:t>
      </w:r>
      <w:r w:rsidR="00D35F01" w:rsidRPr="00444C56">
        <w:rPr>
          <w:rFonts w:ascii="Arial" w:hAnsi="Arial" w:cs="Arial"/>
          <w:iCs/>
        </w:rPr>
        <w:t>.</w:t>
      </w:r>
    </w:p>
    <w:p w14:paraId="4FF08CB5" w14:textId="77777777" w:rsidR="00596493" w:rsidRPr="00444C56" w:rsidRDefault="00596493" w:rsidP="00444C56">
      <w:pPr>
        <w:spacing w:after="0"/>
        <w:jc w:val="both"/>
        <w:rPr>
          <w:rFonts w:ascii="Arial" w:hAnsi="Arial" w:cs="Arial"/>
          <w:iCs/>
        </w:rPr>
      </w:pPr>
    </w:p>
    <w:p w14:paraId="3EFAE0B6" w14:textId="0561091A" w:rsidR="00D35F01" w:rsidRPr="00444C56" w:rsidRDefault="00596493" w:rsidP="00444C56">
      <w:pPr>
        <w:spacing w:after="0"/>
        <w:jc w:val="both"/>
        <w:rPr>
          <w:rFonts w:ascii="Arial" w:hAnsi="Arial" w:cs="Arial"/>
          <w:iCs/>
        </w:rPr>
      </w:pPr>
      <w:r w:rsidRPr="00444C56">
        <w:rPr>
          <w:rFonts w:ascii="Arial" w:hAnsi="Arial" w:cs="Arial"/>
          <w:b/>
          <w:bCs/>
          <w:iCs/>
        </w:rPr>
        <w:t>6.4</w:t>
      </w:r>
      <w:r w:rsidRPr="00444C56">
        <w:rPr>
          <w:rFonts w:ascii="Arial" w:hAnsi="Arial" w:cs="Arial"/>
          <w:iCs/>
        </w:rPr>
        <w:t xml:space="preserve">     Invoices shall be issued individually for services provided and aeronautical</w:t>
      </w:r>
      <w:r w:rsidR="00D35F01" w:rsidRPr="00444C56">
        <w:rPr>
          <w:rFonts w:ascii="Arial" w:hAnsi="Arial" w:cs="Arial"/>
          <w:iCs/>
        </w:rPr>
        <w:t>(optional)</w:t>
      </w:r>
      <w:r w:rsidRPr="00444C56">
        <w:rPr>
          <w:rFonts w:ascii="Arial" w:hAnsi="Arial" w:cs="Arial"/>
          <w:iCs/>
        </w:rPr>
        <w:t xml:space="preserve"> and airport fees</w:t>
      </w:r>
      <w:r w:rsidR="00D35F01" w:rsidRPr="00444C56">
        <w:rPr>
          <w:rFonts w:ascii="Arial" w:hAnsi="Arial" w:cs="Arial"/>
          <w:iCs/>
        </w:rPr>
        <w:t xml:space="preserve"> for charter flights weekly and on a biweekly basis for regular flights.</w:t>
      </w:r>
    </w:p>
    <w:p w14:paraId="7B8792C1" w14:textId="77777777" w:rsidR="00596493" w:rsidRPr="00596493" w:rsidRDefault="00596493" w:rsidP="00596493">
      <w:pPr>
        <w:spacing w:after="0"/>
        <w:rPr>
          <w:rFonts w:ascii="Arial" w:hAnsi="Arial" w:cs="Arial"/>
          <w:b/>
          <w:bCs/>
          <w:iCs/>
        </w:rPr>
      </w:pPr>
    </w:p>
    <w:p w14:paraId="1B15F8A4" w14:textId="3991714A" w:rsidR="00596493" w:rsidRDefault="00596493" w:rsidP="00596493">
      <w:pPr>
        <w:spacing w:after="0"/>
        <w:jc w:val="both"/>
        <w:rPr>
          <w:rFonts w:ascii="Arial" w:hAnsi="Arial" w:cs="Arial"/>
          <w:iCs/>
        </w:rPr>
      </w:pPr>
      <w:r w:rsidRPr="00596493">
        <w:rPr>
          <w:rFonts w:ascii="Arial" w:hAnsi="Arial" w:cs="Arial"/>
          <w:b/>
          <w:bCs/>
          <w:iCs/>
        </w:rPr>
        <w:t>6.</w:t>
      </w:r>
      <w:r w:rsidR="00BA346B">
        <w:rPr>
          <w:rFonts w:ascii="Arial" w:hAnsi="Arial" w:cs="Arial"/>
          <w:b/>
          <w:bCs/>
          <w:iCs/>
        </w:rPr>
        <w:t>5</w:t>
      </w:r>
      <w:r w:rsidRPr="00596493">
        <w:rPr>
          <w:rFonts w:ascii="Arial" w:hAnsi="Arial" w:cs="Arial"/>
          <w:b/>
          <w:bCs/>
          <w:iCs/>
        </w:rPr>
        <w:t xml:space="preserve">  </w:t>
      </w:r>
      <w:r w:rsidRPr="00596493">
        <w:rPr>
          <w:rFonts w:ascii="Arial" w:hAnsi="Arial" w:cs="Arial"/>
          <w:iCs/>
        </w:rPr>
        <w:t xml:space="preserve">All notifications and communications concerning settlement of account shall be addressed to the Handling Company’s Financial Department in attention to Mr. Jorge Rosario </w:t>
      </w:r>
      <w:hyperlink r:id="rId7" w:history="1">
        <w:r w:rsidRPr="00596493">
          <w:rPr>
            <w:rStyle w:val="Hyperlink"/>
            <w:rFonts w:ascii="Arial" w:hAnsi="Arial" w:cs="Arial"/>
            <w:iCs/>
          </w:rPr>
          <w:t>jrosario@aviamltd.com</w:t>
        </w:r>
      </w:hyperlink>
      <w:r w:rsidRPr="00596493">
        <w:rPr>
          <w:rFonts w:ascii="Arial" w:hAnsi="Arial" w:cs="Arial"/>
          <w:iCs/>
        </w:rPr>
        <w:t>, Tel. 809-959-0192 x 2802.</w:t>
      </w:r>
    </w:p>
    <w:p w14:paraId="76E1AC26" w14:textId="77777777" w:rsidR="000A676A" w:rsidRDefault="000A676A" w:rsidP="000A676A">
      <w:pPr>
        <w:pStyle w:val="paragraph"/>
        <w:spacing w:before="0" w:beforeAutospacing="0" w:after="0" w:afterAutospacing="0"/>
        <w:jc w:val="both"/>
        <w:textAlignment w:val="baseline"/>
        <w:rPr>
          <w:rStyle w:val="normaltextrun"/>
          <w:rFonts w:ascii="Arial" w:eastAsia="Arial MT" w:hAnsi="Arial" w:cs="Arial"/>
          <w:color w:val="881798"/>
          <w:sz w:val="22"/>
          <w:szCs w:val="22"/>
          <w:u w:val="single"/>
          <w:lang w:val="en-US"/>
        </w:rPr>
      </w:pPr>
    </w:p>
    <w:p w14:paraId="2B8507A8" w14:textId="7F6FA8E3" w:rsidR="000A676A" w:rsidRPr="0014697E" w:rsidRDefault="000A676A" w:rsidP="000A676A">
      <w:pPr>
        <w:pStyle w:val="paragraph"/>
        <w:spacing w:before="0" w:beforeAutospacing="0" w:after="0" w:afterAutospacing="0"/>
        <w:jc w:val="both"/>
        <w:textAlignment w:val="baseline"/>
        <w:rPr>
          <w:rFonts w:ascii="Segoe UI" w:hAnsi="Segoe UI" w:cs="Segoe UI"/>
          <w:sz w:val="18"/>
          <w:szCs w:val="18"/>
          <w:lang w:val="en-US"/>
        </w:rPr>
      </w:pPr>
      <w:r w:rsidRPr="00F903AC">
        <w:rPr>
          <w:rStyle w:val="normaltextrun"/>
          <w:rFonts w:ascii="Arial" w:eastAsia="Arial MT" w:hAnsi="Arial" w:cs="Arial"/>
          <w:b/>
          <w:bCs/>
          <w:sz w:val="22"/>
          <w:szCs w:val="22"/>
          <w:lang w:val="en-US"/>
          <w:rPrChange w:id="101" w:author="Jiménez Peña" w:date="2026-04-09T12:20:00Z" w16du:dateUtc="2026-04-09T16:20:00Z">
            <w:rPr>
              <w:rStyle w:val="normaltextrun"/>
              <w:rFonts w:ascii="Arial" w:eastAsia="Arial MT" w:hAnsi="Arial" w:cs="Arial"/>
              <w:sz w:val="22"/>
              <w:szCs w:val="22"/>
              <w:lang w:val="en-US"/>
            </w:rPr>
          </w:rPrChange>
        </w:rPr>
        <w:t>6.6</w:t>
      </w:r>
      <w:r w:rsidRPr="0014697E">
        <w:rPr>
          <w:rStyle w:val="normaltextrun"/>
          <w:rFonts w:ascii="Arial" w:eastAsia="Arial MT" w:hAnsi="Arial" w:cs="Arial"/>
          <w:sz w:val="22"/>
          <w:szCs w:val="22"/>
          <w:lang w:val="en-US"/>
        </w:rPr>
        <w:t xml:space="preserve"> Invoice shall be sent by email to: </w:t>
      </w:r>
      <w:r>
        <w:fldChar w:fldCharType="begin"/>
      </w:r>
      <w:r w:rsidRPr="009B4382">
        <w:rPr>
          <w:lang w:val="en-US"/>
          <w:rPrChange w:id="102" w:author="Jiménez Peña" w:date="2026-04-14T10:11:00Z" w16du:dateUtc="2026-04-14T14:11:00Z">
            <w:rPr/>
          </w:rPrChange>
        </w:rPr>
        <w:instrText>HYPERLINK "mailto:airport.invoices@arajet.com" \t "_blank"</w:instrText>
      </w:r>
      <w:r>
        <w:fldChar w:fldCharType="separate"/>
      </w:r>
      <w:r w:rsidRPr="0014697E">
        <w:rPr>
          <w:rStyle w:val="normaltextrun"/>
          <w:rFonts w:ascii="Arial" w:eastAsia="Arial MT" w:hAnsi="Arial" w:cs="Arial"/>
          <w:sz w:val="22"/>
          <w:szCs w:val="22"/>
          <w:shd w:val="clear" w:color="auto" w:fill="E1E3E6"/>
          <w:lang w:val="en-US"/>
        </w:rPr>
        <w:t>airport.invoices@arajet.com.</w:t>
      </w:r>
      <w:r>
        <w:fldChar w:fldCharType="end"/>
      </w:r>
      <w:r w:rsidRPr="0014697E">
        <w:rPr>
          <w:rStyle w:val="eop"/>
          <w:rFonts w:ascii="Arial" w:hAnsi="Arial" w:cs="Arial"/>
          <w:sz w:val="22"/>
          <w:szCs w:val="22"/>
          <w:lang w:val="en-US"/>
        </w:rPr>
        <w:t> </w:t>
      </w:r>
    </w:p>
    <w:p w14:paraId="29837FF7" w14:textId="77777777" w:rsidR="000A676A" w:rsidRPr="000A676A" w:rsidRDefault="000A676A" w:rsidP="000A676A">
      <w:pPr>
        <w:pStyle w:val="paragraph"/>
        <w:spacing w:before="0" w:beforeAutospacing="0" w:after="0" w:afterAutospacing="0"/>
        <w:jc w:val="both"/>
        <w:textAlignment w:val="baseline"/>
        <w:rPr>
          <w:rFonts w:ascii="Segoe UI" w:hAnsi="Segoe UI" w:cs="Segoe UI"/>
          <w:sz w:val="18"/>
          <w:szCs w:val="18"/>
          <w:lang w:val="en-US"/>
        </w:rPr>
      </w:pPr>
      <w:r w:rsidRPr="000A676A">
        <w:rPr>
          <w:rStyle w:val="eop"/>
          <w:rFonts w:ascii="Arial" w:hAnsi="Arial" w:cs="Arial"/>
          <w:color w:val="881798"/>
          <w:sz w:val="22"/>
          <w:szCs w:val="22"/>
          <w:lang w:val="en-US"/>
        </w:rPr>
        <w:t> </w:t>
      </w:r>
    </w:p>
    <w:p w14:paraId="34D0E898" w14:textId="483B93D6" w:rsidR="000A676A" w:rsidRPr="00F903AC" w:rsidRDefault="000A676A" w:rsidP="000A676A">
      <w:pPr>
        <w:pStyle w:val="paragraph"/>
        <w:spacing w:before="0" w:beforeAutospacing="0" w:after="0" w:afterAutospacing="0"/>
        <w:jc w:val="both"/>
        <w:textAlignment w:val="baseline"/>
        <w:rPr>
          <w:rFonts w:ascii="Segoe UI" w:hAnsi="Segoe UI" w:cs="Segoe UI"/>
          <w:sz w:val="18"/>
          <w:szCs w:val="18"/>
          <w:lang w:val="en-US"/>
        </w:rPr>
      </w:pPr>
      <w:r w:rsidRPr="00F903AC">
        <w:rPr>
          <w:rStyle w:val="normaltextrun"/>
          <w:rFonts w:ascii="Arial" w:eastAsia="Arial MT" w:hAnsi="Arial" w:cs="Arial"/>
          <w:b/>
          <w:bCs/>
          <w:sz w:val="22"/>
          <w:szCs w:val="22"/>
          <w:lang w:val="en-US"/>
          <w:rPrChange w:id="103" w:author="Jiménez Peña" w:date="2026-04-09T12:21:00Z" w16du:dateUtc="2026-04-09T16:21:00Z">
            <w:rPr>
              <w:rStyle w:val="normaltextrun"/>
              <w:rFonts w:ascii="Arial" w:eastAsia="Arial MT" w:hAnsi="Arial" w:cs="Arial"/>
              <w:color w:val="881798"/>
              <w:sz w:val="22"/>
              <w:szCs w:val="22"/>
              <w:highlight w:val="yellow"/>
              <w:u w:val="single"/>
              <w:lang w:val="en-US"/>
            </w:rPr>
          </w:rPrChange>
        </w:rPr>
        <w:t>6.7</w:t>
      </w:r>
      <w:r w:rsidRPr="00F903AC">
        <w:rPr>
          <w:rStyle w:val="normaltextrun"/>
          <w:rFonts w:ascii="Arial" w:eastAsia="Arial MT" w:hAnsi="Arial" w:cs="Arial"/>
          <w:sz w:val="22"/>
          <w:szCs w:val="22"/>
          <w:lang w:val="en-US"/>
          <w:rPrChange w:id="104" w:author="Jiménez Peña" w:date="2026-04-09T12:20:00Z" w16du:dateUtc="2026-04-09T16:20:00Z">
            <w:rPr>
              <w:rStyle w:val="normaltextrun"/>
              <w:rFonts w:ascii="Arial" w:eastAsia="Arial MT" w:hAnsi="Arial" w:cs="Arial"/>
              <w:color w:val="881798"/>
              <w:sz w:val="22"/>
              <w:szCs w:val="22"/>
              <w:highlight w:val="yellow"/>
              <w:u w:val="single"/>
              <w:lang w:val="en-US"/>
            </w:rPr>
          </w:rPrChange>
        </w:rPr>
        <w:t xml:space="preserve"> Each Party shall pay any bank charges incurred from their respective banks.</w:t>
      </w:r>
      <w:r w:rsidRPr="00F903AC">
        <w:rPr>
          <w:rStyle w:val="eop"/>
          <w:rFonts w:ascii="Arial" w:hAnsi="Arial" w:cs="Arial"/>
          <w:sz w:val="22"/>
          <w:szCs w:val="22"/>
          <w:lang w:val="en-US"/>
          <w:rPrChange w:id="105" w:author="Jiménez Peña" w:date="2026-04-09T12:20:00Z" w16du:dateUtc="2026-04-09T16:20:00Z">
            <w:rPr>
              <w:rStyle w:val="eop"/>
              <w:rFonts w:ascii="Arial" w:hAnsi="Arial" w:cs="Arial"/>
              <w:color w:val="0000FF"/>
              <w:sz w:val="22"/>
              <w:szCs w:val="22"/>
              <w:lang w:val="en-US"/>
            </w:rPr>
          </w:rPrChange>
        </w:rPr>
        <w:t> </w:t>
      </w:r>
    </w:p>
    <w:p w14:paraId="34F06F3D" w14:textId="53288AF9" w:rsidR="00596493" w:rsidRPr="000A676A" w:rsidRDefault="000A676A" w:rsidP="000A676A">
      <w:pPr>
        <w:pStyle w:val="paragraph"/>
        <w:spacing w:before="0" w:beforeAutospacing="0" w:after="0" w:afterAutospacing="0"/>
        <w:textAlignment w:val="baseline"/>
        <w:rPr>
          <w:rFonts w:ascii="Segoe UI" w:hAnsi="Segoe UI" w:cs="Segoe UI"/>
          <w:sz w:val="18"/>
          <w:szCs w:val="18"/>
          <w:lang w:val="en-US"/>
        </w:rPr>
      </w:pPr>
      <w:r w:rsidRPr="000A676A">
        <w:rPr>
          <w:rStyle w:val="eop"/>
          <w:rFonts w:ascii="Arial" w:hAnsi="Arial" w:cs="Arial"/>
          <w:sz w:val="22"/>
          <w:szCs w:val="22"/>
          <w:lang w:val="en-US"/>
        </w:rPr>
        <w:t> </w:t>
      </w:r>
    </w:p>
    <w:p w14:paraId="06E851D4" w14:textId="1DED4B9E" w:rsidR="00596493" w:rsidRPr="00596493" w:rsidRDefault="00596493" w:rsidP="00596493">
      <w:pPr>
        <w:spacing w:after="0"/>
        <w:jc w:val="both"/>
        <w:rPr>
          <w:rFonts w:ascii="Arial" w:hAnsi="Arial" w:cs="Arial"/>
          <w:b/>
          <w:bCs/>
          <w:iCs/>
        </w:rPr>
      </w:pPr>
      <w:r w:rsidRPr="00596493">
        <w:rPr>
          <w:rFonts w:ascii="Arial" w:hAnsi="Arial" w:cs="Arial"/>
          <w:b/>
          <w:bCs/>
          <w:iCs/>
        </w:rPr>
        <w:t>6.</w:t>
      </w:r>
      <w:r w:rsidR="000A676A">
        <w:rPr>
          <w:rFonts w:ascii="Arial" w:hAnsi="Arial" w:cs="Arial"/>
          <w:b/>
          <w:bCs/>
          <w:iCs/>
        </w:rPr>
        <w:t>8</w:t>
      </w:r>
      <w:r w:rsidRPr="00596493">
        <w:rPr>
          <w:rFonts w:ascii="Arial" w:hAnsi="Arial" w:cs="Arial"/>
          <w:b/>
          <w:bCs/>
          <w:iCs/>
        </w:rPr>
        <w:t xml:space="preserve"> </w:t>
      </w:r>
      <w:r w:rsidRPr="00596493">
        <w:rPr>
          <w:rFonts w:ascii="Arial" w:hAnsi="Arial" w:cs="Arial"/>
          <w:iCs/>
        </w:rPr>
        <w:t>The Carrier recognizes that the Handling Company’s obligations are subject to the receipt of the deposit prepayment confirmation prior to the signature of this Agreement.</w:t>
      </w:r>
    </w:p>
    <w:p w14:paraId="1997DD40" w14:textId="77777777" w:rsidR="00596493" w:rsidRPr="00596493" w:rsidRDefault="00596493" w:rsidP="00596493">
      <w:pPr>
        <w:spacing w:after="0"/>
        <w:rPr>
          <w:rFonts w:ascii="Arial" w:hAnsi="Arial" w:cs="Arial"/>
          <w:b/>
          <w:bCs/>
          <w:iCs/>
        </w:rPr>
      </w:pPr>
    </w:p>
    <w:p w14:paraId="720FB2AB" w14:textId="7B41EDF1" w:rsidR="00596493" w:rsidRPr="00596493" w:rsidRDefault="00596493" w:rsidP="00596493">
      <w:pPr>
        <w:spacing w:after="0"/>
        <w:jc w:val="both"/>
        <w:rPr>
          <w:rFonts w:ascii="Arial" w:hAnsi="Arial" w:cs="Arial"/>
          <w:b/>
          <w:bCs/>
          <w:iCs/>
        </w:rPr>
      </w:pPr>
      <w:r w:rsidRPr="00596493">
        <w:rPr>
          <w:rFonts w:ascii="Arial" w:hAnsi="Arial" w:cs="Arial"/>
          <w:b/>
          <w:bCs/>
          <w:iCs/>
        </w:rPr>
        <w:t>6.</w:t>
      </w:r>
      <w:r w:rsidR="000A676A">
        <w:rPr>
          <w:rFonts w:ascii="Arial" w:hAnsi="Arial" w:cs="Arial"/>
          <w:b/>
          <w:bCs/>
          <w:iCs/>
        </w:rPr>
        <w:t>9</w:t>
      </w:r>
      <w:r w:rsidRPr="00596493">
        <w:rPr>
          <w:rFonts w:ascii="Arial" w:hAnsi="Arial" w:cs="Arial"/>
          <w:b/>
          <w:bCs/>
          <w:iCs/>
        </w:rPr>
        <w:t xml:space="preserve"> </w:t>
      </w:r>
      <w:r w:rsidRPr="00596493">
        <w:rPr>
          <w:rFonts w:ascii="Arial" w:hAnsi="Arial" w:cs="Arial"/>
          <w:iCs/>
        </w:rPr>
        <w:t>The Handling Company shall reimburse any amount due to the Carrier by wire transfer and/or by issuing a credit note with all its supporting documents to their following account number:</w:t>
      </w:r>
    </w:p>
    <w:p w14:paraId="5F4642D4" w14:textId="77777777" w:rsidR="00596493" w:rsidRPr="00596493" w:rsidRDefault="00596493" w:rsidP="00596493">
      <w:pPr>
        <w:spacing w:after="0"/>
        <w:rPr>
          <w:rFonts w:ascii="Arial" w:hAnsi="Arial" w:cs="Arial"/>
          <w:b/>
          <w:bCs/>
          <w:iCs/>
        </w:rPr>
      </w:pPr>
    </w:p>
    <w:p w14:paraId="257EB0D5" w14:textId="77777777" w:rsidR="00596493" w:rsidRPr="00596493" w:rsidRDefault="00596493" w:rsidP="00596493">
      <w:pPr>
        <w:spacing w:after="0"/>
        <w:jc w:val="center"/>
        <w:rPr>
          <w:rFonts w:ascii="Arial" w:hAnsi="Arial" w:cs="Arial"/>
          <w:b/>
          <w:bCs/>
          <w:iCs/>
        </w:rPr>
      </w:pPr>
      <w:r w:rsidRPr="00596493">
        <w:rPr>
          <w:rFonts w:ascii="Arial" w:hAnsi="Arial" w:cs="Arial"/>
          <w:b/>
          <w:bCs/>
          <w:iCs/>
          <w:highlight w:val="yellow"/>
        </w:rPr>
        <w:t>PLEASE INSERT BANK DETAILS OF AIRLINE</w:t>
      </w:r>
    </w:p>
    <w:p w14:paraId="16285849" w14:textId="77777777" w:rsidR="00375D5C" w:rsidRPr="00375D5C" w:rsidRDefault="00375D5C" w:rsidP="00375D5C">
      <w:pPr>
        <w:rPr>
          <w:rFonts w:ascii="Arial" w:hAnsi="Arial" w:cs="Arial"/>
          <w:i/>
        </w:rPr>
      </w:pPr>
    </w:p>
    <w:p w14:paraId="2C17EE52" w14:textId="104EC90C" w:rsidR="00375D5C" w:rsidRPr="00375D5C" w:rsidRDefault="00375D5C" w:rsidP="00375D5C">
      <w:pPr>
        <w:rPr>
          <w:rFonts w:ascii="Arial" w:hAnsi="Arial" w:cs="Arial"/>
          <w:b/>
          <w:bCs/>
        </w:rPr>
      </w:pPr>
      <w:r w:rsidRPr="00375D5C">
        <w:rPr>
          <w:rFonts w:ascii="Arial" w:hAnsi="Arial" w:cs="Arial"/>
          <w:b/>
          <w:bCs/>
        </w:rPr>
        <w:t>PARAGRAPH 9.</w:t>
      </w:r>
      <w:r w:rsidRPr="00375D5C">
        <w:rPr>
          <w:rFonts w:ascii="Arial" w:hAnsi="Arial" w:cs="Arial"/>
          <w:b/>
          <w:bCs/>
        </w:rPr>
        <w:tab/>
        <w:t>DURATION, MODIFICATION AND TERMINATION</w:t>
      </w:r>
    </w:p>
    <w:p w14:paraId="0049375B" w14:textId="77777777" w:rsidR="00596493" w:rsidRPr="00596493" w:rsidRDefault="00596493" w:rsidP="00596493">
      <w:pPr>
        <w:rPr>
          <w:rFonts w:ascii="Arial" w:hAnsi="Arial" w:cs="Arial"/>
          <w:b/>
          <w:bCs/>
        </w:rPr>
      </w:pPr>
      <w:r w:rsidRPr="00596493">
        <w:rPr>
          <w:rFonts w:ascii="Arial" w:hAnsi="Arial" w:cs="Arial"/>
          <w:b/>
          <w:bCs/>
        </w:rPr>
        <w:t>9.1 Duration</w:t>
      </w:r>
    </w:p>
    <w:p w14:paraId="13DD586E" w14:textId="452C3FDD" w:rsidR="00596493" w:rsidRPr="00596493" w:rsidRDefault="00596493" w:rsidP="00900EF7">
      <w:pPr>
        <w:jc w:val="both"/>
        <w:rPr>
          <w:rFonts w:ascii="Arial" w:hAnsi="Arial" w:cs="Arial"/>
        </w:rPr>
      </w:pPr>
      <w:r w:rsidRPr="00E85FB8">
        <w:rPr>
          <w:rFonts w:ascii="Arial" w:hAnsi="Arial" w:cs="Arial"/>
          <w:b/>
          <w:bCs/>
        </w:rPr>
        <w:t>9.1.1</w:t>
      </w:r>
      <w:r w:rsidRPr="00E85FB8">
        <w:rPr>
          <w:rFonts w:ascii="Arial" w:hAnsi="Arial" w:cs="Arial"/>
        </w:rPr>
        <w:t xml:space="preserve"> This Annex B shall have a term of three (3) years: </w:t>
      </w:r>
      <w:r w:rsidRPr="003D7FD2">
        <w:rPr>
          <w:rFonts w:ascii="Arial" w:hAnsi="Arial" w:cs="Arial"/>
        </w:rPr>
        <w:t xml:space="preserve">from </w:t>
      </w:r>
      <w:bookmarkStart w:id="106" w:name="_Hlk178860533"/>
      <w:r w:rsidR="003D7FD2" w:rsidRPr="0014697E">
        <w:rPr>
          <w:rFonts w:ascii="Arial" w:hAnsi="Arial" w:cs="Arial"/>
        </w:rPr>
        <w:t>June</w:t>
      </w:r>
      <w:r w:rsidR="003D7FD2" w:rsidRPr="0014697E">
        <w:rPr>
          <w:rFonts w:ascii="Arial" w:hAnsi="Arial" w:cs="Arial"/>
          <w:spacing w:val="-2"/>
        </w:rPr>
        <w:t xml:space="preserve"> </w:t>
      </w:r>
      <w:r w:rsidR="003D7FD2" w:rsidRPr="0014697E">
        <w:rPr>
          <w:rFonts w:ascii="Arial" w:hAnsi="Arial" w:cs="Arial"/>
        </w:rPr>
        <w:t>1st,</w:t>
      </w:r>
      <w:r w:rsidR="003D7FD2" w:rsidRPr="0014697E">
        <w:rPr>
          <w:rFonts w:ascii="Arial" w:hAnsi="Arial" w:cs="Arial"/>
          <w:spacing w:val="-4"/>
        </w:rPr>
        <w:t xml:space="preserve"> </w:t>
      </w:r>
      <w:r w:rsidR="003D7FD2" w:rsidRPr="0014697E">
        <w:rPr>
          <w:rFonts w:ascii="Arial" w:hAnsi="Arial" w:cs="Arial"/>
        </w:rPr>
        <w:t>2025,</w:t>
      </w:r>
      <w:r w:rsidR="003D7FD2" w:rsidRPr="0014697E">
        <w:rPr>
          <w:rFonts w:ascii="Arial" w:hAnsi="Arial" w:cs="Arial"/>
          <w:spacing w:val="-2"/>
        </w:rPr>
        <w:t xml:space="preserve"> </w:t>
      </w:r>
      <w:r w:rsidR="003D7FD2" w:rsidRPr="0014697E">
        <w:rPr>
          <w:rFonts w:ascii="Arial" w:hAnsi="Arial" w:cs="Arial"/>
        </w:rPr>
        <w:t>to</w:t>
      </w:r>
      <w:r w:rsidR="003D7FD2" w:rsidRPr="0014697E">
        <w:rPr>
          <w:rFonts w:ascii="Arial" w:hAnsi="Arial" w:cs="Arial"/>
          <w:spacing w:val="-1"/>
        </w:rPr>
        <w:t xml:space="preserve"> </w:t>
      </w:r>
      <w:r w:rsidR="003D7FD2" w:rsidRPr="0014697E">
        <w:rPr>
          <w:rFonts w:ascii="Arial" w:hAnsi="Arial" w:cs="Arial"/>
        </w:rPr>
        <w:t>May</w:t>
      </w:r>
      <w:r w:rsidR="003D7FD2" w:rsidRPr="0014697E">
        <w:rPr>
          <w:rFonts w:ascii="Arial" w:hAnsi="Arial" w:cs="Arial"/>
          <w:spacing w:val="-3"/>
        </w:rPr>
        <w:t xml:space="preserve"> </w:t>
      </w:r>
      <w:r w:rsidR="003D7FD2" w:rsidRPr="0014697E">
        <w:rPr>
          <w:rFonts w:ascii="Arial" w:hAnsi="Arial" w:cs="Arial"/>
        </w:rPr>
        <w:t>31st,</w:t>
      </w:r>
      <w:r w:rsidR="003D7FD2" w:rsidRPr="0014697E">
        <w:rPr>
          <w:rFonts w:ascii="Arial" w:hAnsi="Arial" w:cs="Arial"/>
          <w:spacing w:val="-2"/>
        </w:rPr>
        <w:t xml:space="preserve"> </w:t>
      </w:r>
      <w:r w:rsidR="003D7FD2" w:rsidRPr="0014697E">
        <w:rPr>
          <w:rFonts w:ascii="Arial" w:hAnsi="Arial" w:cs="Arial"/>
        </w:rPr>
        <w:t>2028</w:t>
      </w:r>
      <w:bookmarkEnd w:id="106"/>
      <w:r w:rsidR="00900EF7" w:rsidRPr="003D7FD2">
        <w:rPr>
          <w:rFonts w:ascii="Arial" w:eastAsia="Arial" w:hAnsi="Arial" w:cs="Arial"/>
          <w:kern w:val="28"/>
          <w:lang w:eastAsia="de-DE"/>
        </w:rPr>
        <w:t>.</w:t>
      </w:r>
      <w:r w:rsidRPr="00596493">
        <w:rPr>
          <w:rFonts w:ascii="Arial" w:hAnsi="Arial" w:cs="Arial"/>
        </w:rPr>
        <w:t xml:space="preserve"> After this period this Annex B shall continue in force until terminated by either Party giving sixty (60) days prior notice in writing with a proof of receipt to the other Party.</w:t>
      </w:r>
    </w:p>
    <w:p w14:paraId="2D963A8C" w14:textId="77777777" w:rsidR="00596493" w:rsidRPr="00596493" w:rsidRDefault="00596493" w:rsidP="00596493">
      <w:pPr>
        <w:rPr>
          <w:rFonts w:ascii="Arial" w:hAnsi="Arial" w:cs="Arial"/>
          <w:b/>
          <w:bCs/>
        </w:rPr>
      </w:pPr>
      <w:r w:rsidRPr="00596493">
        <w:rPr>
          <w:rFonts w:ascii="Arial" w:hAnsi="Arial" w:cs="Arial"/>
          <w:b/>
          <w:bCs/>
        </w:rPr>
        <w:t>9.2 Modification</w:t>
      </w:r>
    </w:p>
    <w:p w14:paraId="7750D2BF" w14:textId="77777777" w:rsidR="00596493" w:rsidRPr="00596493" w:rsidRDefault="00596493" w:rsidP="00596493">
      <w:pPr>
        <w:jc w:val="both"/>
        <w:rPr>
          <w:rFonts w:ascii="Arial" w:hAnsi="Arial" w:cs="Arial"/>
        </w:rPr>
      </w:pPr>
      <w:r w:rsidRPr="00596493">
        <w:rPr>
          <w:rFonts w:ascii="Arial" w:hAnsi="Arial" w:cs="Arial"/>
          <w:b/>
          <w:bCs/>
        </w:rPr>
        <w:t>9.2.1</w:t>
      </w:r>
      <w:r w:rsidRPr="00596493">
        <w:rPr>
          <w:rFonts w:ascii="Arial" w:hAnsi="Arial" w:cs="Arial"/>
        </w:rPr>
        <w:t xml:space="preserve"> Any modification to this Annex B shall be made by a written amendment signed by both Parties.</w:t>
      </w:r>
    </w:p>
    <w:p w14:paraId="2C7DED12" w14:textId="28A9743A" w:rsidR="00596493" w:rsidRPr="00596493" w:rsidRDefault="00596493" w:rsidP="00596493">
      <w:pPr>
        <w:jc w:val="both"/>
        <w:rPr>
          <w:rFonts w:ascii="Arial" w:hAnsi="Arial" w:cs="Arial"/>
        </w:rPr>
      </w:pPr>
      <w:r w:rsidRPr="00596493">
        <w:rPr>
          <w:rFonts w:ascii="Arial" w:hAnsi="Arial" w:cs="Arial"/>
          <w:b/>
          <w:bCs/>
        </w:rPr>
        <w:lastRenderedPageBreak/>
        <w:t>9.2.</w:t>
      </w:r>
      <w:r w:rsidR="00A53AB7">
        <w:rPr>
          <w:rFonts w:ascii="Arial" w:hAnsi="Arial" w:cs="Arial"/>
          <w:b/>
          <w:bCs/>
        </w:rPr>
        <w:t>2</w:t>
      </w:r>
      <w:r w:rsidRPr="00596493">
        <w:rPr>
          <w:rFonts w:ascii="Arial" w:hAnsi="Arial" w:cs="Arial"/>
        </w:rPr>
        <w:t xml:space="preserve"> </w:t>
      </w:r>
      <w:r w:rsidRPr="00596493">
        <w:rPr>
          <w:rFonts w:ascii="Arial" w:hAnsi="Arial" w:cs="Arial"/>
          <w:bCs/>
        </w:rPr>
        <w:t>Notwithstanding Sub-</w:t>
      </w:r>
      <w:bookmarkStart w:id="107" w:name="_Hlk110001822"/>
      <w:r w:rsidRPr="00596493">
        <w:rPr>
          <w:rFonts w:ascii="Arial" w:hAnsi="Arial" w:cs="Arial"/>
          <w:bCs/>
        </w:rPr>
        <w:t xml:space="preserve">Article </w:t>
      </w:r>
      <w:bookmarkEnd w:id="107"/>
      <w:r w:rsidRPr="00596493">
        <w:rPr>
          <w:rFonts w:ascii="Arial" w:hAnsi="Arial" w:cs="Arial"/>
          <w:bCs/>
        </w:rPr>
        <w:t>11.11 of the Main Agreement, the obligation of the Handling Company to give notice in writing of any variation of charges in the established deadline, will not apply with regards to fees controlled by a governmental authority.</w:t>
      </w:r>
    </w:p>
    <w:p w14:paraId="75FCA586" w14:textId="77777777" w:rsidR="00596493" w:rsidRPr="00596493" w:rsidRDefault="00596493" w:rsidP="00596493">
      <w:pPr>
        <w:rPr>
          <w:rFonts w:ascii="Arial" w:hAnsi="Arial" w:cs="Arial"/>
          <w:b/>
          <w:bCs/>
        </w:rPr>
      </w:pPr>
      <w:r w:rsidRPr="00596493">
        <w:rPr>
          <w:rFonts w:ascii="Arial" w:hAnsi="Arial" w:cs="Arial"/>
          <w:b/>
          <w:bCs/>
        </w:rPr>
        <w:t>9.3 Termination</w:t>
      </w:r>
    </w:p>
    <w:p w14:paraId="6FEE32C2" w14:textId="355B7F1F" w:rsidR="00375D5C" w:rsidRPr="00577969" w:rsidRDefault="00596493" w:rsidP="00375D5C">
      <w:pPr>
        <w:rPr>
          <w:rFonts w:ascii="Arial" w:hAnsi="Arial" w:cs="Arial"/>
        </w:rPr>
      </w:pPr>
      <w:r w:rsidRPr="00596493">
        <w:rPr>
          <w:rFonts w:ascii="Arial" w:hAnsi="Arial" w:cs="Arial"/>
          <w:b/>
          <w:bCs/>
        </w:rPr>
        <w:t>9.3.1</w:t>
      </w:r>
      <w:r w:rsidRPr="00596493">
        <w:rPr>
          <w:rFonts w:ascii="Arial" w:hAnsi="Arial" w:cs="Arial"/>
        </w:rPr>
        <w:t xml:space="preserve"> This Annex B may be terminated at any time by either Party giving sixty (60) days prior notice to the other party.</w:t>
      </w:r>
    </w:p>
    <w:p w14:paraId="0B9EC221" w14:textId="502EC48D" w:rsidR="00577969" w:rsidRDefault="00577969" w:rsidP="00577969">
      <w:pPr>
        <w:jc w:val="both"/>
        <w:rPr>
          <w:rFonts w:ascii="Arial" w:hAnsi="Arial" w:cs="Arial"/>
        </w:rPr>
      </w:pPr>
      <w:r w:rsidRPr="00577969">
        <w:rPr>
          <w:rFonts w:ascii="Arial" w:hAnsi="Arial" w:cs="Arial"/>
          <w:b/>
          <w:bCs/>
        </w:rPr>
        <w:t>9.3.2</w:t>
      </w:r>
      <w:r w:rsidRPr="00577969">
        <w:rPr>
          <w:rFonts w:ascii="Arial" w:hAnsi="Arial" w:cs="Arial"/>
        </w:rPr>
        <w:t xml:space="preserve"> In the event of the Handling Company's material and sustained failure to perform the services as outlined in Sub-Article 5.8 of the Main Agreement, Carrier reserves the right to provide the Handling Company with written notice to the effect that correction is required within thirty (30) days. If the Handling Company fails to reasonably correct the situation within fifteen (15) days, the Carrier may terminate the Agreement upon an additional fifteen (15) days prior written notice.</w:t>
      </w:r>
    </w:p>
    <w:p w14:paraId="2D373ECC" w14:textId="77777777" w:rsidR="008730E4" w:rsidRPr="00375D5C" w:rsidRDefault="008730E4" w:rsidP="00577969">
      <w:pPr>
        <w:jc w:val="both"/>
        <w:rPr>
          <w:rFonts w:ascii="Arial" w:hAnsi="Arial" w:cs="Arial"/>
        </w:rPr>
      </w:pPr>
    </w:p>
    <w:p w14:paraId="201E2A40" w14:textId="77777777" w:rsidR="00375D5C" w:rsidRPr="00375D5C" w:rsidRDefault="00375D5C" w:rsidP="00375D5C">
      <w:pPr>
        <w:rPr>
          <w:rFonts w:ascii="Arial" w:hAnsi="Arial" w:cs="Arial"/>
          <w:b/>
          <w:bCs/>
        </w:rPr>
      </w:pPr>
      <w:r w:rsidRPr="00375D5C">
        <w:rPr>
          <w:rFonts w:ascii="Arial" w:hAnsi="Arial" w:cs="Arial"/>
          <w:b/>
          <w:bCs/>
        </w:rPr>
        <w:t>PARAGRAPH 10.        NOTIFICATION</w:t>
      </w:r>
    </w:p>
    <w:p w14:paraId="1489C643" w14:textId="39659911" w:rsidR="00375D5C" w:rsidRPr="00375D5C" w:rsidRDefault="00375D5C" w:rsidP="00375D5C">
      <w:pPr>
        <w:rPr>
          <w:rFonts w:ascii="Arial" w:hAnsi="Arial" w:cs="Arial"/>
        </w:rPr>
      </w:pPr>
      <w:r w:rsidRPr="00375D5C">
        <w:rPr>
          <w:rFonts w:ascii="Arial" w:hAnsi="Arial" w:cs="Arial"/>
        </w:rPr>
        <w:t>10.1 In accordance Sub-Article 11.3 of the Main Agreement, any notice or communication to be given hereunder shall be addressed to the respective Parties as follows:</w:t>
      </w:r>
    </w:p>
    <w:tbl>
      <w:tblPr>
        <w:tblW w:w="92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35"/>
        <w:gridCol w:w="4635"/>
      </w:tblGrid>
      <w:tr w:rsidR="00577969" w:rsidRPr="00577969" w14:paraId="070257A0" w14:textId="77777777" w:rsidTr="008A41A8">
        <w:trPr>
          <w:trHeight w:val="288"/>
        </w:trPr>
        <w:tc>
          <w:tcPr>
            <w:tcW w:w="4635" w:type="dxa"/>
            <w:tcBorders>
              <w:right w:val="double" w:sz="4" w:space="0" w:color="auto"/>
            </w:tcBorders>
            <w:vAlign w:val="center"/>
          </w:tcPr>
          <w:p w14:paraId="6FBBB689" w14:textId="77777777" w:rsidR="00577969" w:rsidRPr="00577969" w:rsidRDefault="00577969" w:rsidP="00577969">
            <w:pPr>
              <w:widowControl w:val="0"/>
              <w:overflowPunct w:val="0"/>
              <w:autoSpaceDE w:val="0"/>
              <w:autoSpaceDN w:val="0"/>
              <w:adjustRightInd w:val="0"/>
              <w:spacing w:after="0" w:line="240" w:lineRule="auto"/>
              <w:jc w:val="center"/>
              <w:rPr>
                <w:rFonts w:ascii="Arial" w:eastAsia="Times New Roman" w:hAnsi="Arial" w:cs="Arial"/>
                <w:b/>
                <w:kern w:val="28"/>
                <w:lang w:val="es-DO"/>
              </w:rPr>
            </w:pPr>
            <w:r w:rsidRPr="00577969">
              <w:rPr>
                <w:rFonts w:ascii="Arial" w:eastAsia="Times New Roman" w:hAnsi="Arial" w:cs="Arial"/>
                <w:b/>
                <w:caps/>
                <w:kern w:val="28"/>
                <w:lang w:val="es-DO"/>
              </w:rPr>
              <w:t>To Carrier</w:t>
            </w:r>
            <w:r w:rsidRPr="00577969">
              <w:rPr>
                <w:rFonts w:ascii="Arial" w:eastAsia="Times New Roman" w:hAnsi="Arial" w:cs="Arial"/>
                <w:kern w:val="28"/>
                <w:lang w:val="es-DO"/>
              </w:rPr>
              <w:t>:</w:t>
            </w:r>
          </w:p>
        </w:tc>
        <w:tc>
          <w:tcPr>
            <w:tcW w:w="4635" w:type="dxa"/>
            <w:tcBorders>
              <w:left w:val="double" w:sz="4" w:space="0" w:color="auto"/>
            </w:tcBorders>
            <w:vAlign w:val="center"/>
          </w:tcPr>
          <w:p w14:paraId="0F5690EC" w14:textId="77777777" w:rsidR="00577969" w:rsidRPr="00577969" w:rsidRDefault="00577969" w:rsidP="00577969">
            <w:pPr>
              <w:widowControl w:val="0"/>
              <w:overflowPunct w:val="0"/>
              <w:autoSpaceDE w:val="0"/>
              <w:autoSpaceDN w:val="0"/>
              <w:adjustRightInd w:val="0"/>
              <w:spacing w:after="0" w:line="240" w:lineRule="auto"/>
              <w:jc w:val="center"/>
              <w:rPr>
                <w:rFonts w:ascii="Arial" w:eastAsia="Times New Roman" w:hAnsi="Arial" w:cs="Arial"/>
                <w:b/>
                <w:kern w:val="28"/>
              </w:rPr>
            </w:pPr>
            <w:r w:rsidRPr="00577969">
              <w:rPr>
                <w:rFonts w:ascii="Arial" w:eastAsia="Times New Roman" w:hAnsi="Arial" w:cs="Arial"/>
                <w:b/>
                <w:caps/>
                <w:kern w:val="28"/>
              </w:rPr>
              <w:t>To Handling Company</w:t>
            </w:r>
            <w:r w:rsidRPr="00577969">
              <w:rPr>
                <w:rFonts w:ascii="Arial" w:eastAsia="Times New Roman" w:hAnsi="Arial" w:cs="Arial"/>
                <w:b/>
                <w:kern w:val="28"/>
              </w:rPr>
              <w:t>:</w:t>
            </w:r>
          </w:p>
        </w:tc>
      </w:tr>
      <w:tr w:rsidR="00577969" w:rsidRPr="00577969" w14:paraId="1DCC91DE" w14:textId="77777777" w:rsidTr="008A41A8">
        <w:trPr>
          <w:trHeight w:val="288"/>
        </w:trPr>
        <w:tc>
          <w:tcPr>
            <w:tcW w:w="4635" w:type="dxa"/>
            <w:tcBorders>
              <w:right w:val="double" w:sz="4" w:space="0" w:color="auto"/>
            </w:tcBorders>
            <w:vAlign w:val="center"/>
          </w:tcPr>
          <w:p w14:paraId="7FE836D7" w14:textId="4D19873D" w:rsidR="00577969" w:rsidRPr="00577969" w:rsidRDefault="00577969" w:rsidP="00577969">
            <w:pPr>
              <w:snapToGrid w:val="0"/>
              <w:spacing w:after="0"/>
              <w:rPr>
                <w:rFonts w:ascii="Arial" w:hAnsi="Arial" w:cs="Arial"/>
              </w:rPr>
            </w:pPr>
            <w:r w:rsidRPr="00577969">
              <w:rPr>
                <w:rFonts w:ascii="Arial" w:eastAsia="Times New Roman" w:hAnsi="Arial" w:cs="Arial"/>
                <w:kern w:val="28"/>
                <w:lang w:val="es-DO"/>
              </w:rPr>
              <w:t xml:space="preserve">Carrier: </w:t>
            </w:r>
            <w:r w:rsidR="000A676A">
              <w:rPr>
                <w:rFonts w:ascii="Arial" w:eastAsia="Times New Roman" w:hAnsi="Arial" w:cs="Arial"/>
                <w:kern w:val="28"/>
                <w:lang w:val="es-DO"/>
              </w:rPr>
              <w:t xml:space="preserve"> </w:t>
            </w:r>
            <w:r w:rsidR="0014697E" w:rsidRPr="0014697E">
              <w:rPr>
                <w:rFonts w:ascii="Arial" w:eastAsia="Times New Roman" w:hAnsi="Arial" w:cs="Arial"/>
                <w:kern w:val="28"/>
                <w:highlight w:val="yellow"/>
                <w:lang w:val="es-DO"/>
              </w:rPr>
              <w:t>INSERT</w:t>
            </w:r>
          </w:p>
          <w:p w14:paraId="0A8CCC45" w14:textId="77777777" w:rsidR="00577969" w:rsidRPr="00577969" w:rsidRDefault="00577969" w:rsidP="00577969">
            <w:pPr>
              <w:widowControl w:val="0"/>
              <w:overflowPunct w:val="0"/>
              <w:autoSpaceDE w:val="0"/>
              <w:autoSpaceDN w:val="0"/>
              <w:adjustRightInd w:val="0"/>
              <w:spacing w:after="0" w:line="240" w:lineRule="auto"/>
              <w:jc w:val="both"/>
              <w:rPr>
                <w:rFonts w:ascii="Arial" w:eastAsia="Times New Roman" w:hAnsi="Arial" w:cs="Arial"/>
                <w:kern w:val="28"/>
                <w:lang w:val="es-DO"/>
              </w:rPr>
            </w:pPr>
          </w:p>
        </w:tc>
        <w:tc>
          <w:tcPr>
            <w:tcW w:w="4635" w:type="dxa"/>
            <w:tcBorders>
              <w:left w:val="double" w:sz="4" w:space="0" w:color="auto"/>
            </w:tcBorders>
            <w:vAlign w:val="center"/>
          </w:tcPr>
          <w:p w14:paraId="568537C6"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lang w:val="es-DO"/>
              </w:rPr>
            </w:pPr>
            <w:r w:rsidRPr="00577969">
              <w:rPr>
                <w:rFonts w:ascii="Arial" w:eastAsia="Times New Roman" w:hAnsi="Arial" w:cs="Arial"/>
                <w:kern w:val="28"/>
                <w:lang w:val="es-DO"/>
              </w:rPr>
              <w:t xml:space="preserve">Handling Company: </w:t>
            </w:r>
            <w:r w:rsidRPr="00577969">
              <w:rPr>
                <w:rFonts w:ascii="Arial" w:eastAsia="Times New Roman" w:hAnsi="Arial" w:cs="Arial"/>
                <w:b/>
                <w:kern w:val="28"/>
                <w:lang w:val="es-DO"/>
              </w:rPr>
              <w:t xml:space="preserve">AVIAM, LTD. </w:t>
            </w:r>
          </w:p>
          <w:p w14:paraId="4FB9966C"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lang w:val="es-DO"/>
              </w:rPr>
            </w:pPr>
            <w:r w:rsidRPr="00577969">
              <w:rPr>
                <w:rFonts w:ascii="Arial" w:eastAsia="Times New Roman" w:hAnsi="Arial" w:cs="Arial"/>
                <w:kern w:val="28"/>
                <w:lang w:val="es-DO"/>
              </w:rPr>
              <w:t xml:space="preserve"> </w:t>
            </w:r>
          </w:p>
        </w:tc>
      </w:tr>
      <w:tr w:rsidR="00577969" w:rsidRPr="00577969" w14:paraId="02569820" w14:textId="77777777" w:rsidTr="008A41A8">
        <w:trPr>
          <w:trHeight w:val="288"/>
        </w:trPr>
        <w:tc>
          <w:tcPr>
            <w:tcW w:w="4635" w:type="dxa"/>
            <w:tcBorders>
              <w:right w:val="double" w:sz="4" w:space="0" w:color="auto"/>
            </w:tcBorders>
            <w:vAlign w:val="center"/>
          </w:tcPr>
          <w:p w14:paraId="68EC320C" w14:textId="4F5A68BB" w:rsidR="00577969" w:rsidRPr="000115A5" w:rsidRDefault="00577969" w:rsidP="0014697E">
            <w:pPr>
              <w:widowControl w:val="0"/>
              <w:overflowPunct w:val="0"/>
              <w:autoSpaceDE w:val="0"/>
              <w:autoSpaceDN w:val="0"/>
              <w:adjustRightInd w:val="0"/>
              <w:spacing w:after="0" w:line="240" w:lineRule="auto"/>
              <w:jc w:val="both"/>
              <w:rPr>
                <w:rFonts w:ascii="Arial" w:eastAsia="Times New Roman" w:hAnsi="Arial" w:cs="Arial"/>
                <w:b/>
                <w:kern w:val="28"/>
              </w:rPr>
            </w:pPr>
            <w:r w:rsidRPr="000115A5">
              <w:rPr>
                <w:rFonts w:ascii="Arial" w:eastAsia="Times New Roman" w:hAnsi="Arial" w:cs="Arial"/>
                <w:kern w:val="28"/>
              </w:rPr>
              <w:t xml:space="preserve">Street: </w:t>
            </w:r>
            <w:r w:rsidR="0014697E" w:rsidRPr="0014697E">
              <w:rPr>
                <w:rFonts w:ascii="Arial" w:eastAsia="Times New Roman" w:hAnsi="Arial" w:cs="Arial"/>
                <w:kern w:val="28"/>
                <w:highlight w:val="yellow"/>
              </w:rPr>
              <w:t>INSERT</w:t>
            </w:r>
          </w:p>
        </w:tc>
        <w:tc>
          <w:tcPr>
            <w:tcW w:w="4635" w:type="dxa"/>
            <w:tcBorders>
              <w:left w:val="double" w:sz="4" w:space="0" w:color="auto"/>
            </w:tcBorders>
            <w:vAlign w:val="center"/>
          </w:tcPr>
          <w:p w14:paraId="4848D42B"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lang w:val="es-ES"/>
              </w:rPr>
            </w:pPr>
            <w:r w:rsidRPr="00577969">
              <w:rPr>
                <w:rFonts w:ascii="Arial" w:eastAsia="Times New Roman" w:hAnsi="Arial" w:cs="Arial"/>
                <w:kern w:val="28"/>
                <w:lang w:val="es-ES"/>
              </w:rPr>
              <w:t xml:space="preserve">Street: </w:t>
            </w:r>
            <w:r w:rsidRPr="00577969">
              <w:rPr>
                <w:rFonts w:ascii="Arial" w:eastAsia="Times New Roman" w:hAnsi="Arial" w:cs="Arial"/>
                <w:b/>
                <w:kern w:val="28"/>
                <w:lang w:val="es-ES"/>
              </w:rPr>
              <w:t>Carretera, Punta Cana 23000</w:t>
            </w:r>
          </w:p>
          <w:p w14:paraId="2D005F59"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lang w:val="es-ES"/>
              </w:rPr>
            </w:pPr>
          </w:p>
        </w:tc>
      </w:tr>
      <w:tr w:rsidR="00577969" w:rsidRPr="00577969" w14:paraId="4D58C7F2" w14:textId="77777777" w:rsidTr="008A41A8">
        <w:trPr>
          <w:trHeight w:val="288"/>
        </w:trPr>
        <w:tc>
          <w:tcPr>
            <w:tcW w:w="4635" w:type="dxa"/>
            <w:tcBorders>
              <w:right w:val="double" w:sz="4" w:space="0" w:color="auto"/>
            </w:tcBorders>
          </w:tcPr>
          <w:p w14:paraId="4F16BF58" w14:textId="7AAFD5BB"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kern w:val="28"/>
              </w:rPr>
              <w:t xml:space="preserve">City, Country: </w:t>
            </w:r>
            <w:r w:rsidR="000115A5">
              <w:rPr>
                <w:rFonts w:ascii="Arial" w:eastAsia="Times New Roman" w:hAnsi="Arial" w:cs="Arial"/>
                <w:kern w:val="28"/>
              </w:rPr>
              <w:t xml:space="preserve"> </w:t>
            </w:r>
            <w:r w:rsidR="0014697E" w:rsidRPr="0014697E">
              <w:rPr>
                <w:rFonts w:ascii="Arial" w:eastAsia="Times New Roman" w:hAnsi="Arial" w:cs="Arial"/>
                <w:kern w:val="28"/>
                <w:highlight w:val="yellow"/>
              </w:rPr>
              <w:t>INSERT</w:t>
            </w:r>
          </w:p>
          <w:p w14:paraId="36B763E5"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p>
        </w:tc>
        <w:tc>
          <w:tcPr>
            <w:tcW w:w="4635" w:type="dxa"/>
            <w:tcBorders>
              <w:left w:val="double" w:sz="4" w:space="0" w:color="auto"/>
            </w:tcBorders>
            <w:vAlign w:val="center"/>
          </w:tcPr>
          <w:p w14:paraId="34801944"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r w:rsidRPr="00577969">
              <w:rPr>
                <w:rFonts w:ascii="Arial" w:eastAsia="Times New Roman" w:hAnsi="Arial" w:cs="Arial"/>
                <w:kern w:val="28"/>
              </w:rPr>
              <w:t xml:space="preserve">City, Country: </w:t>
            </w:r>
            <w:r w:rsidRPr="00577969">
              <w:rPr>
                <w:rFonts w:ascii="Arial" w:eastAsia="Times New Roman" w:hAnsi="Arial" w:cs="Arial"/>
                <w:b/>
                <w:kern w:val="28"/>
              </w:rPr>
              <w:t xml:space="preserve">Punta Cana, Dominican </w:t>
            </w:r>
          </w:p>
          <w:p w14:paraId="31560DB6"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b/>
                <w:kern w:val="28"/>
              </w:rPr>
              <w:t>Republic 23000</w:t>
            </w:r>
          </w:p>
        </w:tc>
      </w:tr>
      <w:tr w:rsidR="00577969" w:rsidRPr="00577969" w14:paraId="35A908F5" w14:textId="77777777" w:rsidTr="008A41A8">
        <w:trPr>
          <w:trHeight w:val="288"/>
        </w:trPr>
        <w:tc>
          <w:tcPr>
            <w:tcW w:w="4635" w:type="dxa"/>
            <w:tcBorders>
              <w:right w:val="double" w:sz="4" w:space="0" w:color="auto"/>
            </w:tcBorders>
            <w:vAlign w:val="center"/>
          </w:tcPr>
          <w:p w14:paraId="61FB7E08" w14:textId="4604579D"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lang w:val="es-DO"/>
              </w:rPr>
            </w:pPr>
            <w:r w:rsidRPr="00577969">
              <w:rPr>
                <w:rFonts w:ascii="Arial" w:eastAsia="Times New Roman" w:hAnsi="Arial" w:cs="Arial"/>
                <w:kern w:val="28"/>
              </w:rPr>
              <w:t>Telep</w:t>
            </w:r>
            <w:r w:rsidRPr="00577969">
              <w:rPr>
                <w:rFonts w:ascii="Arial" w:eastAsia="Times New Roman" w:hAnsi="Arial" w:cs="Arial"/>
                <w:kern w:val="28"/>
                <w:lang w:val="es-DO"/>
              </w:rPr>
              <w:t xml:space="preserve">hone: </w:t>
            </w:r>
            <w:r w:rsidR="000115A5">
              <w:rPr>
                <w:rFonts w:eastAsia="Times New Roman"/>
                <w:color w:val="282828"/>
              </w:rPr>
              <w:t>1 (809) 273 7772</w:t>
            </w:r>
          </w:p>
          <w:p w14:paraId="081EE10F"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lang w:val="es-DO"/>
              </w:rPr>
            </w:pPr>
          </w:p>
        </w:tc>
        <w:tc>
          <w:tcPr>
            <w:tcW w:w="4635" w:type="dxa"/>
            <w:tcBorders>
              <w:left w:val="double" w:sz="4" w:space="0" w:color="auto"/>
            </w:tcBorders>
            <w:vAlign w:val="center"/>
          </w:tcPr>
          <w:p w14:paraId="23ACC25C" w14:textId="0D3FAFF1"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kern w:val="28"/>
              </w:rPr>
              <w:t xml:space="preserve">Telephone: </w:t>
            </w:r>
            <w:r w:rsidR="00C37DE1" w:rsidRPr="00C37DE1">
              <w:rPr>
                <w:rFonts w:ascii="Arial" w:eastAsia="Times New Roman" w:hAnsi="Arial" w:cs="Arial"/>
                <w:kern w:val="28"/>
              </w:rPr>
              <w:t>(809) 959-0192</w:t>
            </w:r>
          </w:p>
        </w:tc>
      </w:tr>
      <w:tr w:rsidR="00577969" w:rsidRPr="00577969" w14:paraId="31CC4C0F" w14:textId="77777777" w:rsidTr="008A41A8">
        <w:trPr>
          <w:trHeight w:val="288"/>
        </w:trPr>
        <w:tc>
          <w:tcPr>
            <w:tcW w:w="4635" w:type="dxa"/>
            <w:tcBorders>
              <w:bottom w:val="single" w:sz="4" w:space="0" w:color="auto"/>
              <w:right w:val="double" w:sz="4" w:space="0" w:color="auto"/>
            </w:tcBorders>
            <w:vAlign w:val="center"/>
          </w:tcPr>
          <w:p w14:paraId="1DF4E9EF" w14:textId="6527B1F6"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kern w:val="28"/>
              </w:rPr>
              <w:t>E-mail:</w:t>
            </w:r>
            <w:r w:rsidR="000115A5">
              <w:rPr>
                <w:rFonts w:ascii="Arial" w:eastAsia="Times New Roman" w:hAnsi="Arial" w:cs="Arial"/>
                <w:kern w:val="28"/>
              </w:rPr>
              <w:t xml:space="preserve">  </w:t>
            </w:r>
            <w:hyperlink r:id="rId8" w:history="1">
              <w:r w:rsidR="00100462" w:rsidRPr="00751020">
                <w:rPr>
                  <w:rStyle w:val="Hyperlink"/>
                  <w:rFonts w:ascii="Arial" w:eastAsia="Times New Roman" w:hAnsi="Arial" w:cs="Arial"/>
                  <w:kern w:val="28"/>
                </w:rPr>
                <w:t>raul.saldana@arajet.com</w:t>
              </w:r>
            </w:hyperlink>
            <w:r w:rsidR="00100462">
              <w:rPr>
                <w:rFonts w:ascii="Arial" w:eastAsia="Times New Roman" w:hAnsi="Arial" w:cs="Arial"/>
                <w:kern w:val="28"/>
              </w:rPr>
              <w:t xml:space="preserve"> </w:t>
            </w:r>
            <w:r w:rsidR="000115A5">
              <w:rPr>
                <w:rFonts w:ascii="Arial" w:eastAsia="Times New Roman" w:hAnsi="Arial" w:cs="Arial"/>
                <w:kern w:val="28"/>
              </w:rPr>
              <w:t>Cc: legal@arajet.com</w:t>
            </w:r>
          </w:p>
          <w:p w14:paraId="57BF32E4"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p>
        </w:tc>
        <w:tc>
          <w:tcPr>
            <w:tcW w:w="4635" w:type="dxa"/>
            <w:tcBorders>
              <w:left w:val="double" w:sz="4" w:space="0" w:color="auto"/>
              <w:bottom w:val="single" w:sz="4" w:space="0" w:color="auto"/>
            </w:tcBorders>
            <w:vAlign w:val="center"/>
          </w:tcPr>
          <w:p w14:paraId="5D103017" w14:textId="6A177ADA"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r w:rsidRPr="00577969">
              <w:rPr>
                <w:rFonts w:ascii="Arial" w:eastAsia="Times New Roman" w:hAnsi="Arial" w:cs="Arial"/>
                <w:kern w:val="28"/>
              </w:rPr>
              <w:t xml:space="preserve">E-mail: </w:t>
            </w:r>
            <w:r w:rsidR="008730E4" w:rsidRPr="008730E4">
              <w:rPr>
                <w:rFonts w:ascii="Arial" w:eastAsia="Times New Roman" w:hAnsi="Arial" w:cs="Arial"/>
                <w:kern w:val="28"/>
                <w:highlight w:val="yellow"/>
              </w:rPr>
              <w:t>INSERTAR</w:t>
            </w:r>
          </w:p>
          <w:p w14:paraId="5111C556"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p>
        </w:tc>
      </w:tr>
      <w:tr w:rsidR="00577969" w:rsidRPr="00577969" w14:paraId="0DB3C9E2" w14:textId="77777777" w:rsidTr="008A41A8">
        <w:trPr>
          <w:trHeight w:val="288"/>
        </w:trPr>
        <w:tc>
          <w:tcPr>
            <w:tcW w:w="4635" w:type="dxa"/>
            <w:tcBorders>
              <w:right w:val="double" w:sz="4" w:space="0" w:color="auto"/>
            </w:tcBorders>
          </w:tcPr>
          <w:p w14:paraId="058EB0CC" w14:textId="6685C778"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kern w:val="28"/>
              </w:rPr>
              <w:t xml:space="preserve">Attn: </w:t>
            </w:r>
            <w:r w:rsidR="000115A5">
              <w:rPr>
                <w:rFonts w:ascii="Arial" w:eastAsia="Times New Roman" w:hAnsi="Arial" w:cs="Arial"/>
                <w:kern w:val="28"/>
              </w:rPr>
              <w:t xml:space="preserve"> </w:t>
            </w:r>
            <w:r w:rsidR="008062D7">
              <w:rPr>
                <w:rFonts w:ascii="Arial" w:eastAsia="Times New Roman" w:hAnsi="Arial" w:cs="Arial"/>
                <w:kern w:val="28"/>
              </w:rPr>
              <w:t>Raúl Saldaña</w:t>
            </w:r>
          </w:p>
          <w:p w14:paraId="4E213150"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p>
        </w:tc>
        <w:tc>
          <w:tcPr>
            <w:tcW w:w="4635" w:type="dxa"/>
            <w:tcBorders>
              <w:left w:val="double" w:sz="4" w:space="0" w:color="auto"/>
            </w:tcBorders>
          </w:tcPr>
          <w:p w14:paraId="6A6DB489" w14:textId="5FDA3B3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r w:rsidRPr="00577969">
              <w:rPr>
                <w:rFonts w:ascii="Arial" w:eastAsia="Times New Roman" w:hAnsi="Arial" w:cs="Arial"/>
                <w:kern w:val="28"/>
              </w:rPr>
              <w:t xml:space="preserve">Attn: </w:t>
            </w:r>
            <w:r w:rsidR="005013EB" w:rsidRPr="00577969">
              <w:rPr>
                <w:rFonts w:ascii="Arial" w:eastAsia="Times New Roman" w:hAnsi="Arial" w:cs="Arial"/>
                <w:b/>
                <w:kern w:val="28"/>
              </w:rPr>
              <w:t>Financial Department</w:t>
            </w:r>
          </w:p>
        </w:tc>
      </w:tr>
      <w:tr w:rsidR="00577969" w:rsidRPr="00577969" w14:paraId="3FEA5B17" w14:textId="77777777" w:rsidTr="008A41A8">
        <w:trPr>
          <w:trHeight w:val="288"/>
        </w:trPr>
        <w:tc>
          <w:tcPr>
            <w:tcW w:w="4635" w:type="dxa"/>
            <w:tcBorders>
              <w:right w:val="double" w:sz="4" w:space="0" w:color="auto"/>
            </w:tcBorders>
          </w:tcPr>
          <w:p w14:paraId="45549BF9"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p>
        </w:tc>
        <w:tc>
          <w:tcPr>
            <w:tcW w:w="4635" w:type="dxa"/>
            <w:tcBorders>
              <w:left w:val="double" w:sz="4" w:space="0" w:color="auto"/>
            </w:tcBorders>
            <w:vAlign w:val="center"/>
          </w:tcPr>
          <w:p w14:paraId="59F07420" w14:textId="53B032AA"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b/>
                <w:kern w:val="28"/>
              </w:rPr>
            </w:pPr>
            <w:r w:rsidRPr="00577969">
              <w:rPr>
                <w:rFonts w:ascii="Arial" w:eastAsia="Times New Roman" w:hAnsi="Arial" w:cs="Arial"/>
                <w:kern w:val="28"/>
              </w:rPr>
              <w:t xml:space="preserve">E-mail: </w:t>
            </w:r>
            <w:r w:rsidR="005013EB" w:rsidRPr="005013EB">
              <w:rPr>
                <w:rFonts w:ascii="Arial" w:eastAsia="Times New Roman" w:hAnsi="Arial" w:cs="Arial"/>
                <w:kern w:val="28"/>
              </w:rPr>
              <w:t>pcfinanzas@aviamltd.com</w:t>
            </w:r>
          </w:p>
          <w:p w14:paraId="78A3D334" w14:textId="77777777" w:rsidR="00577969" w:rsidRPr="00577969" w:rsidRDefault="00577969" w:rsidP="00577969">
            <w:pPr>
              <w:widowControl w:val="0"/>
              <w:overflowPunct w:val="0"/>
              <w:autoSpaceDE w:val="0"/>
              <w:autoSpaceDN w:val="0"/>
              <w:adjustRightInd w:val="0"/>
              <w:spacing w:after="0" w:line="240" w:lineRule="auto"/>
              <w:rPr>
                <w:rFonts w:ascii="Arial" w:eastAsia="Times New Roman" w:hAnsi="Arial" w:cs="Arial"/>
                <w:kern w:val="28"/>
              </w:rPr>
            </w:pPr>
          </w:p>
        </w:tc>
      </w:tr>
    </w:tbl>
    <w:p w14:paraId="6C15DCAF" w14:textId="77777777" w:rsidR="00375D5C" w:rsidRPr="00375D5C" w:rsidRDefault="00375D5C" w:rsidP="00375D5C">
      <w:pPr>
        <w:rPr>
          <w:rFonts w:ascii="Arial" w:hAnsi="Arial" w:cs="Arial"/>
          <w:b/>
          <w:bCs/>
        </w:rPr>
      </w:pPr>
    </w:p>
    <w:p w14:paraId="1DC00FD3" w14:textId="77777777" w:rsidR="00375D5C" w:rsidRPr="00375D5C" w:rsidRDefault="00375D5C" w:rsidP="00375D5C">
      <w:pPr>
        <w:rPr>
          <w:rFonts w:ascii="Arial" w:hAnsi="Arial" w:cs="Arial"/>
          <w:b/>
          <w:bCs/>
        </w:rPr>
      </w:pPr>
      <w:r w:rsidRPr="00375D5C">
        <w:rPr>
          <w:rFonts w:ascii="Arial" w:hAnsi="Arial" w:cs="Arial"/>
          <w:b/>
          <w:bCs/>
        </w:rPr>
        <w:t>PARAGRAPH 11.        GOVERNING LAW</w:t>
      </w:r>
    </w:p>
    <w:p w14:paraId="6C2BDB01" w14:textId="6A2744DB" w:rsidR="00375D5C" w:rsidRPr="00375D5C" w:rsidRDefault="00375D5C" w:rsidP="00375D5C">
      <w:pPr>
        <w:rPr>
          <w:rFonts w:ascii="Arial" w:hAnsi="Arial" w:cs="Arial"/>
        </w:rPr>
      </w:pPr>
      <w:r w:rsidRPr="00375D5C">
        <w:rPr>
          <w:rFonts w:ascii="Arial" w:hAnsi="Arial" w:cs="Arial"/>
          <w:b/>
          <w:bCs/>
        </w:rPr>
        <w:t>11.1</w:t>
      </w:r>
      <w:r w:rsidRPr="00375D5C">
        <w:rPr>
          <w:rFonts w:ascii="Arial" w:hAnsi="Arial" w:cs="Arial"/>
        </w:rPr>
        <w:tab/>
        <w:t>In accordance with Article 9 of the Main Agreement, this Annex B shall be governed by and interpreted in accordance with the laws of</w:t>
      </w:r>
      <w:r w:rsidR="00577969" w:rsidRPr="00577969">
        <w:rPr>
          <w:rFonts w:ascii="Arial" w:hAnsi="Arial" w:cs="Arial"/>
        </w:rPr>
        <w:t xml:space="preserve"> Dominican Republic.</w:t>
      </w:r>
    </w:p>
    <w:p w14:paraId="697DAEE5" w14:textId="2B4A7B73" w:rsidR="00375D5C" w:rsidRDefault="00375D5C" w:rsidP="00375D5C">
      <w:pPr>
        <w:rPr>
          <w:rFonts w:ascii="Arial" w:hAnsi="Arial" w:cs="Arial"/>
        </w:rPr>
      </w:pPr>
      <w:r w:rsidRPr="00375D5C">
        <w:rPr>
          <w:rFonts w:ascii="Arial" w:hAnsi="Arial" w:cs="Arial"/>
          <w:b/>
          <w:bCs/>
        </w:rPr>
        <w:t>11.2</w:t>
      </w:r>
      <w:r w:rsidRPr="00375D5C">
        <w:rPr>
          <w:rFonts w:ascii="Arial" w:hAnsi="Arial" w:cs="Arial"/>
          <w:b/>
          <w:bCs/>
        </w:rPr>
        <w:tab/>
      </w:r>
      <w:r w:rsidRPr="00375D5C">
        <w:rPr>
          <w:rFonts w:ascii="Arial" w:hAnsi="Arial" w:cs="Arial"/>
        </w:rPr>
        <w:t>In accordance with Article 9 of the Main Agreement, courts for the resolution of disputes shall be the courts of</w:t>
      </w:r>
      <w:r w:rsidR="00577969" w:rsidRPr="00577969">
        <w:rPr>
          <w:rFonts w:ascii="Arial" w:hAnsi="Arial" w:cs="Arial"/>
        </w:rPr>
        <w:t xml:space="preserve"> Dominican Republic.</w:t>
      </w:r>
    </w:p>
    <w:p w14:paraId="636EAECF" w14:textId="77777777" w:rsidR="004B3539" w:rsidRPr="00577969" w:rsidRDefault="004B3539" w:rsidP="00375D5C">
      <w:pPr>
        <w:rPr>
          <w:rFonts w:ascii="Arial" w:hAnsi="Arial" w:cs="Arial"/>
        </w:rPr>
      </w:pPr>
    </w:p>
    <w:p w14:paraId="083341BE" w14:textId="4CF0B998" w:rsidR="004B3539" w:rsidRPr="004B3539" w:rsidRDefault="004B3539" w:rsidP="004B3539">
      <w:pPr>
        <w:rPr>
          <w:rFonts w:ascii="Arial" w:hAnsi="Arial" w:cs="Arial"/>
          <w:b/>
          <w:bCs/>
        </w:rPr>
      </w:pPr>
      <w:r w:rsidRPr="004B3539">
        <w:rPr>
          <w:rFonts w:ascii="Arial" w:hAnsi="Arial" w:cs="Arial"/>
          <w:b/>
          <w:bCs/>
        </w:rPr>
        <w:lastRenderedPageBreak/>
        <w:t>PARAGRAPH 1</w:t>
      </w:r>
      <w:r>
        <w:rPr>
          <w:rFonts w:ascii="Arial" w:hAnsi="Arial" w:cs="Arial"/>
          <w:b/>
          <w:bCs/>
        </w:rPr>
        <w:t>2</w:t>
      </w:r>
      <w:r w:rsidRPr="004B3539">
        <w:rPr>
          <w:rFonts w:ascii="Arial" w:hAnsi="Arial" w:cs="Arial"/>
          <w:b/>
          <w:bCs/>
        </w:rPr>
        <w:t>. STANDARD OF WORK</w:t>
      </w:r>
    </w:p>
    <w:p w14:paraId="316DC47B" w14:textId="77777777" w:rsidR="004B3539" w:rsidRPr="004B3539" w:rsidRDefault="004B3539" w:rsidP="004B3539">
      <w:pPr>
        <w:rPr>
          <w:rFonts w:ascii="Arial" w:hAnsi="Arial" w:cs="Arial"/>
          <w:bCs/>
        </w:rPr>
      </w:pPr>
    </w:p>
    <w:p w14:paraId="79ED5296" w14:textId="0938D4EA" w:rsidR="00460163" w:rsidRDefault="004B3539">
      <w:pPr>
        <w:jc w:val="both"/>
        <w:rPr>
          <w:rFonts w:ascii="Arial" w:hAnsi="Arial" w:cs="Arial"/>
          <w:bCs/>
        </w:rPr>
      </w:pPr>
      <w:r w:rsidRPr="004B3539">
        <w:rPr>
          <w:rFonts w:ascii="Arial" w:hAnsi="Arial" w:cs="Arial"/>
          <w:b/>
          <w:bCs/>
        </w:rPr>
        <w:t>1</w:t>
      </w:r>
      <w:r>
        <w:rPr>
          <w:rFonts w:ascii="Arial" w:hAnsi="Arial" w:cs="Arial"/>
          <w:b/>
          <w:bCs/>
        </w:rPr>
        <w:t>2</w:t>
      </w:r>
      <w:r w:rsidRPr="004B3539">
        <w:rPr>
          <w:rFonts w:ascii="Arial" w:hAnsi="Arial" w:cs="Arial"/>
          <w:b/>
          <w:bCs/>
        </w:rPr>
        <w:t>.1</w:t>
      </w:r>
      <w:r w:rsidRPr="004B3539">
        <w:rPr>
          <w:rFonts w:ascii="Arial" w:hAnsi="Arial" w:cs="Arial"/>
          <w:bCs/>
        </w:rPr>
        <w:tab/>
      </w:r>
      <w:r w:rsidR="00460163">
        <w:rPr>
          <w:rFonts w:ascii="Arial" w:hAnsi="Arial" w:cs="Arial"/>
          <w:bCs/>
        </w:rPr>
        <w:t>The Handling Company shall carry out all services in accordance with the Carriers procedures and instructions. In the case of absence of instructions by the Carrier, the Handling Company shall follow its own standard practices and procedures.</w:t>
      </w:r>
    </w:p>
    <w:p w14:paraId="2CDD8BB3" w14:textId="3599577F" w:rsidR="004B3539" w:rsidRDefault="00460163">
      <w:pPr>
        <w:jc w:val="both"/>
        <w:rPr>
          <w:rFonts w:ascii="Arial" w:hAnsi="Arial" w:cs="Arial"/>
          <w:bCs/>
        </w:rPr>
      </w:pPr>
      <w:r w:rsidRPr="0011457F">
        <w:rPr>
          <w:rFonts w:ascii="Arial" w:hAnsi="Arial" w:cs="Arial"/>
          <w:b/>
        </w:rPr>
        <w:t>12.2</w:t>
      </w:r>
      <w:r>
        <w:rPr>
          <w:rFonts w:ascii="Arial" w:hAnsi="Arial" w:cs="Arial"/>
          <w:bCs/>
        </w:rPr>
        <w:t xml:space="preserve"> </w:t>
      </w:r>
      <w:r w:rsidR="004B3539" w:rsidRPr="004B3539">
        <w:rPr>
          <w:rFonts w:ascii="Arial" w:hAnsi="Arial" w:cs="Arial"/>
          <w:bCs/>
        </w:rPr>
        <w:t>In the event of local government mandated general wage increases, the Handling Company shall formally notify the Carrier via written notice, including copies of official decree and/or resolution substantiating such increases. The Handling Company shall invoice and collect from the Carrier the cost impact resulting from said government approved general wage increases.</w:t>
      </w:r>
    </w:p>
    <w:p w14:paraId="56BE6107" w14:textId="797B12A6" w:rsidR="00460163" w:rsidRDefault="00460163">
      <w:pPr>
        <w:jc w:val="both"/>
        <w:rPr>
          <w:rFonts w:ascii="Arial" w:hAnsi="Arial" w:cs="Arial"/>
          <w:bCs/>
        </w:rPr>
      </w:pPr>
    </w:p>
    <w:p w14:paraId="049AD35F" w14:textId="661A3038" w:rsidR="004D3BFC" w:rsidRPr="004D3BFC" w:rsidRDefault="004D3BFC" w:rsidP="004D3BFC">
      <w:pPr>
        <w:jc w:val="both"/>
        <w:rPr>
          <w:rFonts w:ascii="Arial" w:hAnsi="Arial" w:cs="Arial"/>
          <w:bCs/>
          <w:lang w:val="en-GB"/>
        </w:rPr>
      </w:pPr>
      <w:r w:rsidRPr="004D3BFC">
        <w:rPr>
          <w:rFonts w:ascii="Arial" w:hAnsi="Arial" w:cs="Arial"/>
          <w:b/>
          <w:bCs/>
          <w:lang w:val="en-GB"/>
        </w:rPr>
        <w:t>PARAGRAPH 13. CONFIDENTIALITY</w:t>
      </w:r>
    </w:p>
    <w:p w14:paraId="0BC5BA7C" w14:textId="105F190F" w:rsidR="004D3BFC" w:rsidRDefault="004D3BFC" w:rsidP="004D3BFC">
      <w:pPr>
        <w:jc w:val="both"/>
        <w:rPr>
          <w:rFonts w:ascii="Arial" w:hAnsi="Arial" w:cs="Arial"/>
          <w:bCs/>
        </w:rPr>
      </w:pPr>
      <w:r w:rsidRPr="004D3BFC">
        <w:rPr>
          <w:rFonts w:ascii="Arial" w:hAnsi="Arial" w:cs="Arial"/>
          <w:bCs/>
        </w:rPr>
        <w:t>The Parties undertake to keep confidential all information and material exchanged between each other.</w:t>
      </w:r>
      <w:r>
        <w:rPr>
          <w:rFonts w:ascii="Arial" w:hAnsi="Arial" w:cs="Arial"/>
          <w:bCs/>
        </w:rPr>
        <w:t xml:space="preserve"> </w:t>
      </w:r>
      <w:r w:rsidRPr="004D3BFC">
        <w:rPr>
          <w:rFonts w:ascii="Arial" w:hAnsi="Arial" w:cs="Arial"/>
          <w:bCs/>
        </w:rPr>
        <w:t>Each Party shall ensure that its servants, employees and agents and the authorized representative(s), treat in strictest of confidence the terms of this Agreement. Neither Party shall disclose information concerning the other Party and its business imparted to or obtaining by it in connection to this Agreement, without the prior written consent of the other Party, which consent shall not be unreasonable withheld. Provided always that either Party may disclose such information if it is manifestly in the public domain at the time of the disclosure or if it is specifically required by applicable law or by governmental or authorities’ regulations in which case the Party required to make the disclosure shall notify the other Party prior to such disclosure is being made.</w:t>
      </w:r>
    </w:p>
    <w:p w14:paraId="2B50FF89" w14:textId="3A2F5A5D" w:rsidR="004D3BFC" w:rsidRDefault="004D3BFC" w:rsidP="004D3BFC">
      <w:pPr>
        <w:jc w:val="both"/>
        <w:rPr>
          <w:rFonts w:ascii="Arial" w:hAnsi="Arial" w:cs="Arial"/>
          <w:bCs/>
        </w:rPr>
      </w:pPr>
    </w:p>
    <w:p w14:paraId="45AA6898" w14:textId="00D42585" w:rsidR="004D3BFC" w:rsidRDefault="004D3BFC" w:rsidP="004D3BFC">
      <w:pPr>
        <w:jc w:val="both"/>
        <w:rPr>
          <w:rFonts w:ascii="Arial" w:hAnsi="Arial" w:cs="Arial"/>
          <w:b/>
        </w:rPr>
      </w:pPr>
      <w:r w:rsidRPr="004D3BFC">
        <w:rPr>
          <w:rFonts w:ascii="Arial" w:hAnsi="Arial" w:cs="Arial"/>
          <w:b/>
        </w:rPr>
        <w:t xml:space="preserve">PARAGRAPH 14. </w:t>
      </w:r>
      <w:r w:rsidR="00E66A0C">
        <w:rPr>
          <w:rFonts w:ascii="Arial" w:hAnsi="Arial" w:cs="Arial"/>
          <w:b/>
        </w:rPr>
        <w:t>DATA PROTECION</w:t>
      </w:r>
    </w:p>
    <w:p w14:paraId="2A05721D" w14:textId="1BCA2D7E" w:rsidR="00E66A0C" w:rsidRPr="0011457F" w:rsidRDefault="00E66A0C" w:rsidP="00E66A0C">
      <w:pPr>
        <w:jc w:val="both"/>
        <w:rPr>
          <w:rFonts w:ascii="Arial" w:hAnsi="Arial" w:cs="Arial"/>
          <w:bCs/>
          <w:lang w:val="en-GB"/>
        </w:rPr>
      </w:pPr>
      <w:r w:rsidRPr="00D64884">
        <w:rPr>
          <w:rFonts w:ascii="Arial" w:hAnsi="Arial" w:cs="Arial"/>
          <w:b/>
          <w:lang w:val="en-GB"/>
        </w:rPr>
        <w:t>14.1</w:t>
      </w:r>
      <w:r w:rsidRPr="0011457F">
        <w:rPr>
          <w:rFonts w:ascii="Arial" w:hAnsi="Arial" w:cs="Arial"/>
          <w:bCs/>
          <w:lang w:val="en-GB"/>
        </w:rPr>
        <w:t xml:space="preserve"> ‘Personal Data’ refers to information relating to an identified or identifiable individual made available by one Party to the other Party in connection with this Agreement and includes Sensitive Data. </w:t>
      </w:r>
    </w:p>
    <w:p w14:paraId="0BCA27FF" w14:textId="6AC02AED" w:rsidR="00E66A0C" w:rsidRPr="0011457F" w:rsidRDefault="00E66A0C" w:rsidP="00E66A0C">
      <w:pPr>
        <w:jc w:val="both"/>
        <w:rPr>
          <w:rFonts w:ascii="Arial" w:hAnsi="Arial" w:cs="Arial"/>
          <w:bCs/>
          <w:lang w:val="en-GB"/>
        </w:rPr>
      </w:pPr>
      <w:r w:rsidRPr="00D64884">
        <w:rPr>
          <w:rFonts w:ascii="Arial" w:hAnsi="Arial" w:cs="Arial"/>
          <w:b/>
          <w:lang w:val="en-GB"/>
        </w:rPr>
        <w:t>14.2</w:t>
      </w:r>
      <w:r w:rsidRPr="0011457F">
        <w:rPr>
          <w:rFonts w:ascii="Arial" w:hAnsi="Arial" w:cs="Arial"/>
          <w:bCs/>
          <w:lang w:val="en-GB"/>
        </w:rPr>
        <w:t xml:space="preserve"> Each of the Parties is responsible for complying with any obligations applying respectively to each of the Parties under applicable data privacy laws and regulations. Neither Party will make any unreasonable request for Personal Data, nor shall it request or supply Personal Data beyond what is necessary for it to fulfil the purposes of this Agreement and for which it is requested or supplied. Each of the Parties will agree in advance as to the type of Personal Data which it is necessary to make available for the purposes of this Agreement. </w:t>
      </w:r>
    </w:p>
    <w:p w14:paraId="2362BBA2" w14:textId="2CBD578E" w:rsidR="00E66A0C" w:rsidRPr="0011457F" w:rsidRDefault="00E66A0C" w:rsidP="00E66A0C">
      <w:pPr>
        <w:jc w:val="both"/>
        <w:rPr>
          <w:rFonts w:ascii="Arial" w:hAnsi="Arial" w:cs="Arial"/>
          <w:bCs/>
          <w:lang w:val="en-GB"/>
        </w:rPr>
      </w:pPr>
      <w:r w:rsidRPr="00D64884">
        <w:rPr>
          <w:rFonts w:ascii="Arial" w:hAnsi="Arial" w:cs="Arial"/>
          <w:b/>
          <w:lang w:val="en-GB"/>
        </w:rPr>
        <w:t>14.3</w:t>
      </w:r>
      <w:r w:rsidRPr="0011457F">
        <w:rPr>
          <w:rFonts w:ascii="Arial" w:hAnsi="Arial" w:cs="Arial"/>
          <w:bCs/>
          <w:lang w:val="en-GB"/>
        </w:rPr>
        <w:t xml:space="preserve"> Each of the Parties acknowledges that it is responsible for determining and implementing appropriate technological, physical and organizational security measures required to protect Personal Data. Each of the Parties shall adopt technological, physical and organizational security measures reasonably required in order to protect Personal Data. Each of the Parties will ensure that any third party to whom Personal Data is transferred is bound by the applicable terms of these provisions</w:t>
      </w:r>
      <w:r>
        <w:rPr>
          <w:rFonts w:ascii="Arial" w:hAnsi="Arial" w:cs="Arial"/>
          <w:bCs/>
          <w:lang w:val="en-GB"/>
        </w:rPr>
        <w:t>.</w:t>
      </w:r>
    </w:p>
    <w:p w14:paraId="29D8836B" w14:textId="7CC3C2B4" w:rsidR="00E66A0C" w:rsidRPr="0011457F" w:rsidRDefault="00E66A0C" w:rsidP="00E66A0C">
      <w:pPr>
        <w:jc w:val="both"/>
        <w:rPr>
          <w:rFonts w:ascii="Arial" w:hAnsi="Arial" w:cs="Arial"/>
          <w:bCs/>
          <w:lang w:val="en-GB"/>
        </w:rPr>
      </w:pPr>
      <w:r w:rsidRPr="00D64884">
        <w:rPr>
          <w:rFonts w:ascii="Arial" w:hAnsi="Arial" w:cs="Arial"/>
          <w:b/>
          <w:lang w:val="en-GB"/>
        </w:rPr>
        <w:lastRenderedPageBreak/>
        <w:t>14.4</w:t>
      </w:r>
      <w:r w:rsidRPr="0011457F">
        <w:rPr>
          <w:rFonts w:ascii="Arial" w:hAnsi="Arial" w:cs="Arial"/>
          <w:bCs/>
          <w:lang w:val="en-GB"/>
        </w:rPr>
        <w:t xml:space="preserve"> Each of the Parties agrees that Personal Data will only be used, accessed, managed, transferred, disclosed to third parties or otherwise processed to fulfil the purposes for which it was made available.</w:t>
      </w:r>
    </w:p>
    <w:p w14:paraId="2AD49BBC" w14:textId="10D1D6FB" w:rsidR="00E66A0C" w:rsidRPr="0011457F" w:rsidRDefault="00E66A0C" w:rsidP="00E66A0C">
      <w:pPr>
        <w:jc w:val="both"/>
        <w:rPr>
          <w:rFonts w:ascii="Arial" w:hAnsi="Arial" w:cs="Arial"/>
          <w:bCs/>
          <w:lang w:val="en-GB"/>
        </w:rPr>
      </w:pPr>
      <w:r w:rsidRPr="00D64884">
        <w:rPr>
          <w:rFonts w:ascii="Arial" w:hAnsi="Arial" w:cs="Arial"/>
          <w:b/>
          <w:lang w:val="en-GB"/>
        </w:rPr>
        <w:t>14.5</w:t>
      </w:r>
      <w:r w:rsidRPr="0011457F">
        <w:rPr>
          <w:rFonts w:ascii="Arial" w:hAnsi="Arial" w:cs="Arial"/>
          <w:bCs/>
          <w:lang w:val="en-GB"/>
        </w:rPr>
        <w:t xml:space="preserve"> Each of the Parties agrees to reasonably cooperate with the other Party in connection with access requests for Personal Data. Each of the Parties agrees to reimburse the other Party for any reasonable charges incurred in providing each other assistance. Each of the Parties agrees to amend Personal Data only upon receiving instructions to do so from the other Party, the relevant individual or as required by law.</w:t>
      </w:r>
    </w:p>
    <w:p w14:paraId="3967548A" w14:textId="77777777" w:rsidR="00E66A0C" w:rsidRPr="0011457F" w:rsidRDefault="00E66A0C" w:rsidP="00E66A0C">
      <w:pPr>
        <w:jc w:val="both"/>
        <w:rPr>
          <w:rFonts w:ascii="Arial" w:hAnsi="Arial" w:cs="Arial"/>
          <w:bCs/>
          <w:lang w:val="en-GB"/>
        </w:rPr>
      </w:pPr>
      <w:r w:rsidRPr="00D64884">
        <w:rPr>
          <w:rFonts w:ascii="Arial" w:hAnsi="Arial" w:cs="Arial"/>
          <w:b/>
          <w:lang w:val="en-GB"/>
        </w:rPr>
        <w:t>14.6</w:t>
      </w:r>
      <w:r w:rsidRPr="0011457F">
        <w:rPr>
          <w:rFonts w:ascii="Arial" w:hAnsi="Arial" w:cs="Arial"/>
          <w:bCs/>
          <w:lang w:val="en-GB"/>
        </w:rPr>
        <w:t xml:space="preserve"> Each of the Parties will promptly destroy and/or return to the other Party all Personal Data owned by the other Party which is no longer necessary to fulfil the purposes for which it was made available, unless otherwise instructed by the other Party, the relevant individual or required by law.</w:t>
      </w:r>
    </w:p>
    <w:p w14:paraId="0E5581D3" w14:textId="57CD3435" w:rsidR="0096530B" w:rsidRDefault="0096530B" w:rsidP="0096530B">
      <w:pPr>
        <w:tabs>
          <w:tab w:val="left" w:pos="1418"/>
        </w:tabs>
        <w:spacing w:after="0"/>
        <w:ind w:left="851" w:hanging="851"/>
        <w:jc w:val="both"/>
        <w:rPr>
          <w:rFonts w:ascii="Arial" w:eastAsia="Arial" w:hAnsi="Arial" w:cs="Arial"/>
          <w:b/>
          <w:bCs/>
          <w:lang w:val="en-GB"/>
        </w:rPr>
      </w:pPr>
      <w:r>
        <w:rPr>
          <w:rFonts w:ascii="Arial" w:eastAsia="Arial" w:hAnsi="Arial" w:cs="Arial"/>
          <w:b/>
          <w:bCs/>
          <w:lang w:val="en-GB"/>
        </w:rPr>
        <w:t>PARAGRAPH 15. ANTI-CORRUPTION</w:t>
      </w:r>
    </w:p>
    <w:p w14:paraId="01623CC5" w14:textId="77777777" w:rsidR="0096530B" w:rsidRDefault="0096530B" w:rsidP="0096530B">
      <w:pPr>
        <w:tabs>
          <w:tab w:val="left" w:pos="1418"/>
        </w:tabs>
        <w:spacing w:after="0"/>
        <w:ind w:left="851" w:hanging="851"/>
        <w:jc w:val="both"/>
        <w:rPr>
          <w:rFonts w:ascii="Arial" w:eastAsia="Arial" w:hAnsi="Arial" w:cs="Arial"/>
          <w:lang w:val="en-GB"/>
        </w:rPr>
      </w:pPr>
      <w:r>
        <w:rPr>
          <w:rFonts w:ascii="Arial" w:eastAsia="Arial" w:hAnsi="Arial" w:cs="Arial"/>
          <w:lang w:val="en-GB"/>
        </w:rPr>
        <w:t xml:space="preserve"> </w:t>
      </w:r>
    </w:p>
    <w:p w14:paraId="30C1FF20" w14:textId="133BA0C8" w:rsidR="0096530B" w:rsidRDefault="0096530B" w:rsidP="0096530B">
      <w:pPr>
        <w:tabs>
          <w:tab w:val="left" w:pos="1418"/>
        </w:tabs>
        <w:spacing w:after="0"/>
        <w:ind w:left="851" w:hanging="851"/>
        <w:jc w:val="both"/>
        <w:rPr>
          <w:rFonts w:ascii="Arial" w:eastAsia="Arial" w:hAnsi="Arial" w:cs="Arial"/>
          <w:lang w:val="en-GB"/>
        </w:rPr>
      </w:pPr>
      <w:r>
        <w:rPr>
          <w:rFonts w:ascii="Arial" w:eastAsia="Arial" w:hAnsi="Arial" w:cs="Arial"/>
          <w:lang w:val="en-GB"/>
        </w:rPr>
        <w:t>15.1</w:t>
      </w:r>
      <w:r>
        <w:tab/>
      </w:r>
      <w:r>
        <w:rPr>
          <w:rFonts w:ascii="Arial" w:eastAsia="Arial" w:hAnsi="Arial" w:cs="Arial"/>
          <w:lang w:val="en-GB"/>
        </w:rPr>
        <w:t xml:space="preserve">The Handling Company, its officers, employees, agents, sub-contractors and any other persons who perform services for or on behalf of it in connection with this Agreement shall: </w:t>
      </w:r>
    </w:p>
    <w:p w14:paraId="1D6532E3" w14:textId="77777777" w:rsidR="0096530B" w:rsidRDefault="0096530B" w:rsidP="0096530B">
      <w:pPr>
        <w:tabs>
          <w:tab w:val="left" w:pos="1418"/>
        </w:tabs>
        <w:spacing w:after="0"/>
        <w:ind w:left="851" w:hanging="851"/>
        <w:jc w:val="both"/>
        <w:rPr>
          <w:rFonts w:ascii="Arial" w:eastAsia="Arial" w:hAnsi="Arial" w:cs="Arial"/>
          <w:lang w:val="en-GB"/>
        </w:rPr>
      </w:pPr>
      <w:r>
        <w:rPr>
          <w:rFonts w:ascii="Arial" w:eastAsia="Arial" w:hAnsi="Arial" w:cs="Arial"/>
          <w:lang w:val="en-GB"/>
        </w:rPr>
        <w:t xml:space="preserve"> </w:t>
      </w:r>
    </w:p>
    <w:p w14:paraId="4E5DFFA6" w14:textId="40BC3724"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15.1.1</w:t>
      </w:r>
      <w:r>
        <w:tab/>
      </w:r>
      <w:r>
        <w:rPr>
          <w:rFonts w:ascii="Arial" w:eastAsia="Arial" w:hAnsi="Arial" w:cs="Arial"/>
          <w:lang w:val="en-GB"/>
        </w:rPr>
        <w:t>not commit any act or omission which causes or could cause it or the Carrier to breach, or commit an offence under, any laws relating to anti-bribery and/or anti-corruption;</w:t>
      </w:r>
    </w:p>
    <w:p w14:paraId="072568F3" w14:textId="77777777"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 xml:space="preserve"> </w:t>
      </w:r>
    </w:p>
    <w:p w14:paraId="4137E1C8" w14:textId="352934F2"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15.1.2</w:t>
      </w:r>
      <w:r>
        <w:tab/>
      </w:r>
      <w:r>
        <w:rPr>
          <w:rFonts w:ascii="Arial" w:eastAsia="Arial" w:hAnsi="Arial" w:cs="Arial"/>
          <w:lang w:val="en-GB"/>
        </w:rPr>
        <w:t xml:space="preserve">comply with all applicable laws, statutes, regulations relating to anti-bribery and anti-corruption;  </w:t>
      </w:r>
    </w:p>
    <w:p w14:paraId="17DD95A4" w14:textId="77777777"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 xml:space="preserve"> </w:t>
      </w:r>
    </w:p>
    <w:p w14:paraId="2AC28235" w14:textId="65BFF34C" w:rsidR="0096530B" w:rsidRDefault="0096530B" w:rsidP="0096530B">
      <w:pPr>
        <w:tabs>
          <w:tab w:val="left" w:pos="1701"/>
        </w:tabs>
        <w:spacing w:after="0"/>
        <w:ind w:left="1701" w:hanging="851"/>
        <w:jc w:val="both"/>
        <w:rPr>
          <w:ins w:id="108" w:author="Pathsy Rosso" w:date="2024-10-03T14:53:00Z"/>
          <w:rFonts w:ascii="Arial" w:eastAsia="Arial" w:hAnsi="Arial" w:cs="Arial"/>
          <w:lang w:val="en-GB"/>
        </w:rPr>
      </w:pPr>
      <w:r>
        <w:rPr>
          <w:rFonts w:ascii="Arial" w:eastAsia="Arial" w:hAnsi="Arial" w:cs="Arial"/>
          <w:lang w:val="en-GB"/>
        </w:rPr>
        <w:t>15.1.3</w:t>
      </w:r>
      <w:r>
        <w:tab/>
      </w:r>
      <w:r>
        <w:rPr>
          <w:rFonts w:ascii="Arial" w:eastAsia="Arial" w:hAnsi="Arial" w:cs="Arial"/>
          <w:lang w:val="en-GB"/>
        </w:rPr>
        <w:t>have and maintain in place throughout the term of this Agreement its own policies and procedures, to ensure compliance with the relevant requirements and</w:t>
      </w:r>
      <w:r w:rsidR="00602B13">
        <w:rPr>
          <w:rFonts w:ascii="Arial" w:eastAsia="Arial" w:hAnsi="Arial" w:cs="Arial"/>
          <w:lang w:val="en-GB"/>
        </w:rPr>
        <w:t xml:space="preserve"> </w:t>
      </w:r>
      <w:ins w:id="109" w:author="Sebastian" w:date="2024-10-11T18:14:00Z">
        <w:r w:rsidR="00602B13">
          <w:rPr>
            <w:rFonts w:ascii="Arial" w:eastAsia="Arial" w:hAnsi="Arial" w:cs="Arial"/>
            <w:lang w:val="en-GB"/>
          </w:rPr>
          <w:t>to</w:t>
        </w:r>
      </w:ins>
      <w:ins w:id="110" w:author="Pathsy Rosso" w:date="2024-10-03T14:53:00Z">
        <w:r>
          <w:rPr>
            <w:rFonts w:ascii="Arial" w:eastAsia="Arial" w:hAnsi="Arial" w:cs="Arial"/>
            <w:lang w:val="en-GB"/>
          </w:rPr>
          <w:t xml:space="preserve"> </w:t>
        </w:r>
      </w:ins>
      <w:r>
        <w:rPr>
          <w:rFonts w:ascii="Arial" w:eastAsia="Arial" w:hAnsi="Arial" w:cs="Arial"/>
          <w:lang w:val="en-GB"/>
        </w:rPr>
        <w:t>permit the Carrier to</w:t>
      </w:r>
      <w:del w:id="111" w:author="Sebastian" w:date="2024-10-11T18:14:00Z">
        <w:r w:rsidDel="00602B13">
          <w:rPr>
            <w:rFonts w:ascii="Arial" w:eastAsia="Arial" w:hAnsi="Arial" w:cs="Arial"/>
            <w:lang w:val="en-GB"/>
          </w:rPr>
          <w:delText xml:space="preserve"> </w:delText>
        </w:r>
      </w:del>
      <w:ins w:id="112" w:author="Pathsy Rosso" w:date="2024-10-03T14:53:00Z">
        <w:del w:id="113" w:author="Sebastian" w:date="2024-10-11T18:14:00Z">
          <w:r w:rsidDel="00602B13">
            <w:rPr>
              <w:rFonts w:ascii="Arial" w:eastAsia="Arial" w:hAnsi="Arial" w:cs="Arial"/>
              <w:lang w:val="en-GB"/>
            </w:rPr>
            <w:delText>carry out an audit</w:delText>
          </w:r>
        </w:del>
      </w:ins>
      <w:ins w:id="114" w:author="Sebastian" w:date="2024-10-11T18:14:00Z">
        <w:r w:rsidR="00602B13">
          <w:rPr>
            <w:rFonts w:ascii="Arial" w:eastAsia="Arial" w:hAnsi="Arial" w:cs="Arial"/>
            <w:lang w:val="en-GB"/>
          </w:rPr>
          <w:t xml:space="preserve"> request cop</w:t>
        </w:r>
      </w:ins>
      <w:ins w:id="115" w:author="Sebastian" w:date="2024-10-11T18:15:00Z">
        <w:r w:rsidR="00602B13">
          <w:rPr>
            <w:rFonts w:ascii="Arial" w:eastAsia="Arial" w:hAnsi="Arial" w:cs="Arial"/>
            <w:lang w:val="en-GB"/>
          </w:rPr>
          <w:t>ies</w:t>
        </w:r>
      </w:ins>
      <w:ins w:id="116" w:author="Pathsy Rosso" w:date="2024-10-03T14:53:00Z">
        <w:r>
          <w:rPr>
            <w:rFonts w:ascii="Arial" w:eastAsia="Arial" w:hAnsi="Arial" w:cs="Arial"/>
            <w:lang w:val="en-GB"/>
          </w:rPr>
          <w:t xml:space="preserve"> </w:t>
        </w:r>
      </w:ins>
      <w:r>
        <w:rPr>
          <w:rFonts w:ascii="Arial" w:eastAsia="Arial" w:hAnsi="Arial" w:cs="Arial"/>
          <w:lang w:val="en-GB"/>
        </w:rPr>
        <w:t>of the Handling Company’s policies and procedures upon reasonable notice.</w:t>
      </w:r>
    </w:p>
    <w:p w14:paraId="0309E5A1" w14:textId="77777777" w:rsidR="0096530B" w:rsidRDefault="0096530B" w:rsidP="0096530B">
      <w:pPr>
        <w:tabs>
          <w:tab w:val="left" w:pos="1701"/>
        </w:tabs>
        <w:spacing w:after="0"/>
        <w:ind w:left="1701" w:hanging="851"/>
        <w:jc w:val="both"/>
        <w:rPr>
          <w:ins w:id="117" w:author="Pathsy Rosso" w:date="2024-10-03T14:53:00Z"/>
          <w:rFonts w:ascii="Arial" w:eastAsia="Arial" w:hAnsi="Arial" w:cs="Arial"/>
          <w:lang w:val="en-GB"/>
        </w:rPr>
      </w:pPr>
      <w:ins w:id="118" w:author="Pathsy Rosso" w:date="2024-10-03T14:53:00Z">
        <w:r>
          <w:rPr>
            <w:rFonts w:ascii="Arial" w:eastAsia="Arial" w:hAnsi="Arial" w:cs="Arial"/>
            <w:lang w:val="en-GB"/>
          </w:rPr>
          <w:t xml:space="preserve"> </w:t>
        </w:r>
      </w:ins>
    </w:p>
    <w:p w14:paraId="2DBAF1B5" w14:textId="295E5859" w:rsidR="0096530B" w:rsidRDefault="0096530B" w:rsidP="0096530B">
      <w:pPr>
        <w:tabs>
          <w:tab w:val="left" w:pos="1701"/>
        </w:tabs>
        <w:spacing w:after="0"/>
        <w:ind w:left="1701" w:hanging="851"/>
        <w:jc w:val="both"/>
        <w:rPr>
          <w:ins w:id="119" w:author="Pathsy Rosso" w:date="2024-10-03T14:53:00Z"/>
          <w:rFonts w:ascii="Arial" w:eastAsia="Arial" w:hAnsi="Arial" w:cs="Arial"/>
          <w:lang w:val="en-GB"/>
        </w:rPr>
      </w:pPr>
      <w:ins w:id="120" w:author="Pathsy Rosso" w:date="2024-10-03T14:53:00Z">
        <w:r>
          <w:rPr>
            <w:rFonts w:ascii="Arial" w:eastAsia="Arial" w:hAnsi="Arial" w:cs="Arial"/>
            <w:lang w:val="en-GB"/>
          </w:rPr>
          <w:t>1</w:t>
        </w:r>
      </w:ins>
      <w:ins w:id="121" w:author="Pathsy Rosso" w:date="2024-10-03T14:54:00Z">
        <w:r>
          <w:rPr>
            <w:rFonts w:ascii="Arial" w:eastAsia="Arial" w:hAnsi="Arial" w:cs="Arial"/>
            <w:lang w:val="en-GB"/>
          </w:rPr>
          <w:t>5</w:t>
        </w:r>
      </w:ins>
      <w:ins w:id="122" w:author="Pathsy Rosso" w:date="2024-10-03T14:53:00Z">
        <w:r>
          <w:rPr>
            <w:rFonts w:ascii="Arial" w:eastAsia="Arial" w:hAnsi="Arial" w:cs="Arial"/>
            <w:lang w:val="en-GB"/>
          </w:rPr>
          <w:t>.1.4</w:t>
        </w:r>
        <w:r>
          <w:tab/>
        </w:r>
      </w:ins>
      <w:r>
        <w:rPr>
          <w:rFonts w:ascii="Arial" w:eastAsia="Arial" w:hAnsi="Arial" w:cs="Arial"/>
          <w:lang w:val="en-GB"/>
        </w:rPr>
        <w:t xml:space="preserve">keep accurate and up to date records showing all payments made and received and all other advantages given and received by it in connection with this Agreement and the steps it takes to comply with this clause </w:t>
      </w:r>
      <w:ins w:id="123" w:author="Pathsy Rosso" w:date="2024-10-03T14:53:00Z">
        <w:del w:id="124" w:author="Sebastian" w:date="2024-10-11T18:13:00Z">
          <w:r w:rsidDel="00602B13">
            <w:rPr>
              <w:rFonts w:ascii="Arial" w:eastAsia="Arial" w:hAnsi="Arial" w:cs="Arial"/>
              <w:lang w:val="en-GB"/>
            </w:rPr>
            <w:delText>18</w:delText>
          </w:r>
        </w:del>
      </w:ins>
      <w:ins w:id="125" w:author="Sebastian" w:date="2024-10-11T18:13:00Z">
        <w:r w:rsidR="00602B13">
          <w:rPr>
            <w:rFonts w:ascii="Arial" w:eastAsia="Arial" w:hAnsi="Arial" w:cs="Arial"/>
            <w:lang w:val="en-GB"/>
          </w:rPr>
          <w:t>15</w:t>
        </w:r>
      </w:ins>
      <w:ins w:id="126" w:author="Pathsy Rosso" w:date="2024-10-03T14:53:00Z">
        <w:r>
          <w:rPr>
            <w:rFonts w:ascii="Arial" w:eastAsia="Arial" w:hAnsi="Arial" w:cs="Arial"/>
            <w:lang w:val="en-GB"/>
          </w:rPr>
          <w:t xml:space="preserve"> </w:t>
        </w:r>
      </w:ins>
      <w:r>
        <w:rPr>
          <w:rFonts w:ascii="Arial" w:eastAsia="Arial" w:hAnsi="Arial" w:cs="Arial"/>
          <w:lang w:val="en-GB"/>
        </w:rPr>
        <w:t>and permit the Carrier to</w:t>
      </w:r>
      <w:ins w:id="127" w:author="Pathsy Rosso" w:date="2024-10-03T14:53:00Z">
        <w:r>
          <w:rPr>
            <w:rFonts w:ascii="Arial" w:eastAsia="Arial" w:hAnsi="Arial" w:cs="Arial"/>
            <w:lang w:val="en-GB"/>
          </w:rPr>
          <w:t xml:space="preserve"> </w:t>
        </w:r>
        <w:del w:id="128" w:author="Sebastian" w:date="2024-10-11T18:15:00Z">
          <w:r w:rsidDel="00602B13">
            <w:rPr>
              <w:rFonts w:ascii="Arial" w:eastAsia="Arial" w:hAnsi="Arial" w:cs="Arial"/>
              <w:lang w:val="en-GB"/>
            </w:rPr>
            <w:delText xml:space="preserve">inspect </w:delText>
          </w:r>
        </w:del>
      </w:ins>
      <w:ins w:id="129" w:author="Sebastian" w:date="2024-10-11T18:16:00Z">
        <w:r w:rsidR="00602B13">
          <w:rPr>
            <w:rFonts w:ascii="Arial" w:eastAsia="Arial" w:hAnsi="Arial" w:cs="Arial"/>
            <w:lang w:val="en-GB"/>
          </w:rPr>
          <w:t xml:space="preserve">to request evidence to inspect </w:t>
        </w:r>
      </w:ins>
      <w:r>
        <w:rPr>
          <w:rFonts w:ascii="Arial" w:eastAsia="Arial" w:hAnsi="Arial" w:cs="Arial"/>
          <w:lang w:val="en-GB"/>
        </w:rPr>
        <w:t>those records as reasonably required;</w:t>
      </w:r>
    </w:p>
    <w:p w14:paraId="77D78AA3" w14:textId="77777777" w:rsidR="0096530B" w:rsidRDefault="0096530B" w:rsidP="0096530B">
      <w:pPr>
        <w:tabs>
          <w:tab w:val="left" w:pos="1701"/>
        </w:tabs>
        <w:spacing w:after="0"/>
        <w:ind w:left="1701" w:hanging="851"/>
        <w:jc w:val="both"/>
        <w:rPr>
          <w:ins w:id="130" w:author="Pathsy Rosso" w:date="2024-10-03T14:53:00Z"/>
          <w:rFonts w:ascii="Arial" w:eastAsia="Arial" w:hAnsi="Arial" w:cs="Arial"/>
          <w:lang w:val="en-GB"/>
        </w:rPr>
      </w:pPr>
      <w:ins w:id="131" w:author="Pathsy Rosso" w:date="2024-10-03T14:53:00Z">
        <w:r>
          <w:rPr>
            <w:rFonts w:ascii="Arial" w:eastAsia="Arial" w:hAnsi="Arial" w:cs="Arial"/>
            <w:lang w:val="en-GB"/>
          </w:rPr>
          <w:t xml:space="preserve"> </w:t>
        </w:r>
      </w:ins>
    </w:p>
    <w:p w14:paraId="22EE96E9" w14:textId="5C475955"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15.1.5</w:t>
      </w:r>
      <w:r>
        <w:tab/>
      </w:r>
      <w:r>
        <w:rPr>
          <w:rFonts w:ascii="Arial" w:eastAsia="Arial" w:hAnsi="Arial" w:cs="Arial"/>
          <w:lang w:val="en-GB"/>
        </w:rPr>
        <w:t>promptly report to the Carrier any request or demand for any undue financial or other advantage of any kind received by the Handling Company in connection with the performance of this agreement; and</w:t>
      </w:r>
    </w:p>
    <w:p w14:paraId="362040B0" w14:textId="77777777" w:rsidR="0096530B" w:rsidRDefault="0096530B" w:rsidP="0096530B">
      <w:pPr>
        <w:tabs>
          <w:tab w:val="left" w:pos="1701"/>
        </w:tabs>
        <w:spacing w:after="0"/>
        <w:ind w:left="1701" w:hanging="851"/>
        <w:jc w:val="both"/>
        <w:rPr>
          <w:rFonts w:ascii="Arial" w:eastAsia="Arial" w:hAnsi="Arial" w:cs="Arial"/>
          <w:lang w:val="en-GB"/>
        </w:rPr>
      </w:pPr>
      <w:r>
        <w:rPr>
          <w:rFonts w:ascii="Arial" w:eastAsia="Arial" w:hAnsi="Arial" w:cs="Arial"/>
          <w:lang w:val="en-GB"/>
        </w:rPr>
        <w:t xml:space="preserve"> </w:t>
      </w:r>
    </w:p>
    <w:p w14:paraId="0E5E63D3" w14:textId="016B3770" w:rsidR="0096530B" w:rsidRDefault="0096530B" w:rsidP="0096530B">
      <w:pPr>
        <w:tabs>
          <w:tab w:val="left" w:pos="1701"/>
        </w:tabs>
        <w:spacing w:after="0"/>
        <w:ind w:left="1701" w:hanging="851"/>
        <w:jc w:val="both"/>
        <w:rPr>
          <w:ins w:id="132" w:author="Pathsy Rosso" w:date="2024-10-03T14:53:00Z"/>
          <w:rFonts w:ascii="Arial" w:eastAsia="Arial" w:hAnsi="Arial" w:cs="Arial"/>
          <w:lang w:val="en-GB"/>
        </w:rPr>
      </w:pPr>
      <w:r>
        <w:rPr>
          <w:rFonts w:ascii="Arial" w:eastAsia="Arial" w:hAnsi="Arial" w:cs="Arial"/>
          <w:lang w:val="en-GB"/>
        </w:rPr>
        <w:t>15.1.6</w:t>
      </w:r>
      <w:r>
        <w:tab/>
      </w:r>
      <w:r>
        <w:rPr>
          <w:rFonts w:ascii="Arial" w:eastAsia="Arial" w:hAnsi="Arial" w:cs="Arial"/>
          <w:lang w:val="en-GB"/>
        </w:rPr>
        <w:t xml:space="preserve">promptly notify the Carrier of any breach of this clause </w:t>
      </w:r>
      <w:ins w:id="133" w:author="Pathsy Rosso" w:date="2024-10-03T14:53:00Z">
        <w:del w:id="134" w:author="Sebastian" w:date="2024-10-11T18:14:00Z">
          <w:r w:rsidDel="00602B13">
            <w:rPr>
              <w:rFonts w:ascii="Arial" w:eastAsia="Arial" w:hAnsi="Arial" w:cs="Arial"/>
              <w:lang w:val="en-GB"/>
            </w:rPr>
            <w:delText>18</w:delText>
          </w:r>
        </w:del>
      </w:ins>
      <w:ins w:id="135" w:author="Sebastian" w:date="2024-10-11T18:14:00Z">
        <w:r w:rsidR="00602B13">
          <w:rPr>
            <w:rFonts w:ascii="Arial" w:eastAsia="Arial" w:hAnsi="Arial" w:cs="Arial"/>
            <w:lang w:val="en-GB"/>
          </w:rPr>
          <w:t>15</w:t>
        </w:r>
      </w:ins>
      <w:ins w:id="136" w:author="Pathsy Rosso" w:date="2024-10-03T14:53:00Z">
        <w:r>
          <w:rPr>
            <w:rFonts w:ascii="Arial" w:eastAsia="Arial" w:hAnsi="Arial" w:cs="Arial"/>
            <w:lang w:val="en-GB"/>
          </w:rPr>
          <w:t>.</w:t>
        </w:r>
      </w:ins>
    </w:p>
    <w:p w14:paraId="56285EDB" w14:textId="77777777" w:rsidR="0096530B" w:rsidRDefault="0096530B" w:rsidP="0096530B">
      <w:pPr>
        <w:tabs>
          <w:tab w:val="left" w:pos="1418"/>
        </w:tabs>
        <w:spacing w:after="0"/>
        <w:ind w:left="851" w:hanging="851"/>
        <w:jc w:val="both"/>
        <w:rPr>
          <w:ins w:id="137" w:author="Pathsy Rosso" w:date="2024-10-03T14:53:00Z"/>
          <w:rFonts w:ascii="Arial" w:eastAsia="Arial" w:hAnsi="Arial" w:cs="Arial"/>
          <w:lang w:val="en-GB"/>
        </w:rPr>
      </w:pPr>
      <w:ins w:id="138" w:author="Pathsy Rosso" w:date="2024-10-03T14:53:00Z">
        <w:r>
          <w:rPr>
            <w:rFonts w:ascii="Arial" w:eastAsia="Arial" w:hAnsi="Arial" w:cs="Arial"/>
            <w:lang w:val="en-GB"/>
          </w:rPr>
          <w:t xml:space="preserve"> </w:t>
        </w:r>
      </w:ins>
    </w:p>
    <w:p w14:paraId="65CBE327" w14:textId="311CA25B" w:rsidR="0096530B" w:rsidRDefault="0096530B" w:rsidP="0096530B">
      <w:pPr>
        <w:tabs>
          <w:tab w:val="left" w:pos="1418"/>
        </w:tabs>
        <w:spacing w:after="0"/>
        <w:ind w:left="851" w:hanging="851"/>
        <w:jc w:val="both"/>
        <w:rPr>
          <w:rFonts w:ascii="Arial" w:eastAsia="Arial" w:hAnsi="Arial" w:cs="Arial"/>
          <w:lang w:val="en-GB"/>
        </w:rPr>
      </w:pPr>
      <w:r>
        <w:rPr>
          <w:rFonts w:ascii="Arial" w:eastAsia="Arial" w:hAnsi="Arial" w:cs="Arial"/>
          <w:lang w:val="en-GB"/>
        </w:rPr>
        <w:t>15.2</w:t>
      </w:r>
      <w:r>
        <w:tab/>
      </w:r>
      <w:r>
        <w:rPr>
          <w:rFonts w:ascii="Arial" w:eastAsia="Arial" w:hAnsi="Arial" w:cs="Arial"/>
          <w:lang w:val="en-GB"/>
        </w:rPr>
        <w:t xml:space="preserve">The Handling Company shall indemnify, keep indemnified and hold harmless the Carrier in full and on demand from and against all liabilities (including without limitation any tax liability), direct, indirect and consequential losses, damages, claims, proceedings and legal costs, </w:t>
      </w:r>
      <w:r>
        <w:rPr>
          <w:rFonts w:ascii="Arial" w:eastAsia="Arial" w:hAnsi="Arial" w:cs="Arial"/>
          <w:lang w:val="en-GB"/>
        </w:rPr>
        <w:lastRenderedPageBreak/>
        <w:t>judgments and costs (including without limitation costs of enforcement) and expenses which the Carrier incurs or suffers directly or indirectly in any way whatsoever as a result of any proceedings of any Bribery Act or in breach of any other relevant requirements brought against the Carrier as a result of the conduct of the Handling Company or any of its officers, employees, agents or sub-contractors or any other persons who perform services for or on behalf of it in connection with this Agreement, including without limitation the costs of procuring the services from a person other than the Handling Company.</w:t>
      </w:r>
    </w:p>
    <w:p w14:paraId="59D64913" w14:textId="77777777" w:rsidR="0096530B" w:rsidRDefault="0096530B" w:rsidP="0096530B">
      <w:pPr>
        <w:tabs>
          <w:tab w:val="left" w:pos="1418"/>
        </w:tabs>
        <w:spacing w:after="0"/>
        <w:ind w:left="851" w:hanging="851"/>
        <w:jc w:val="both"/>
        <w:rPr>
          <w:rFonts w:ascii="Arial" w:eastAsia="Arial" w:hAnsi="Arial" w:cs="Arial"/>
          <w:lang w:val="en-GB"/>
        </w:rPr>
      </w:pPr>
      <w:r>
        <w:rPr>
          <w:rFonts w:ascii="Arial" w:eastAsia="Arial" w:hAnsi="Arial" w:cs="Arial"/>
          <w:lang w:val="en-GB"/>
        </w:rPr>
        <w:t xml:space="preserve"> </w:t>
      </w:r>
    </w:p>
    <w:p w14:paraId="0CBE4C0D" w14:textId="7D26C3E4" w:rsidR="0096530B" w:rsidRDefault="0096530B" w:rsidP="0096530B">
      <w:pPr>
        <w:tabs>
          <w:tab w:val="left" w:pos="1418"/>
        </w:tabs>
        <w:spacing w:after="0"/>
        <w:ind w:left="851" w:hanging="851"/>
        <w:jc w:val="both"/>
        <w:rPr>
          <w:ins w:id="139" w:author="Pathsy Rosso" w:date="2024-10-03T14:53:00Z"/>
          <w:rFonts w:ascii="Arial" w:eastAsia="Arial" w:hAnsi="Arial" w:cs="Arial"/>
          <w:lang w:val="en-GB"/>
        </w:rPr>
      </w:pPr>
      <w:ins w:id="140" w:author="Pathsy Rosso" w:date="2024-10-03T14:53:00Z">
        <w:r>
          <w:rPr>
            <w:rFonts w:ascii="Arial" w:eastAsia="Arial" w:hAnsi="Arial" w:cs="Arial"/>
            <w:lang w:val="en-GB"/>
          </w:rPr>
          <w:t>1</w:t>
        </w:r>
      </w:ins>
      <w:ins w:id="141" w:author="Pathsy Rosso" w:date="2024-10-03T14:55:00Z">
        <w:r>
          <w:rPr>
            <w:rFonts w:ascii="Arial" w:eastAsia="Arial" w:hAnsi="Arial" w:cs="Arial"/>
            <w:lang w:val="en-GB"/>
          </w:rPr>
          <w:t>5</w:t>
        </w:r>
      </w:ins>
      <w:ins w:id="142" w:author="Pathsy Rosso" w:date="2024-10-03T14:53:00Z">
        <w:r>
          <w:rPr>
            <w:rFonts w:ascii="Arial" w:eastAsia="Arial" w:hAnsi="Arial" w:cs="Arial"/>
            <w:lang w:val="en-GB"/>
          </w:rPr>
          <w:t>.3</w:t>
        </w:r>
        <w:r>
          <w:tab/>
        </w:r>
      </w:ins>
      <w:r>
        <w:rPr>
          <w:rFonts w:ascii="Arial" w:eastAsia="Arial" w:hAnsi="Arial" w:cs="Arial"/>
          <w:lang w:val="en-GB"/>
        </w:rPr>
        <w:t>The Carrier may terminate this Agreement immediately by giving written notice to that effect to the Handling Company if the Handling Company is in breach of these anti-corruption clauses</w:t>
      </w:r>
      <w:r w:rsidR="00602B13">
        <w:rPr>
          <w:rFonts w:ascii="Arial" w:eastAsia="Arial" w:hAnsi="Arial" w:cs="Arial"/>
          <w:lang w:val="en-GB"/>
        </w:rPr>
        <w:t xml:space="preserve"> </w:t>
      </w:r>
      <w:ins w:id="143" w:author="Sebastian" w:date="2024-10-11T18:17:00Z">
        <w:r w:rsidR="00602B13">
          <w:rPr>
            <w:rFonts w:ascii="Arial" w:eastAsia="Arial" w:hAnsi="Arial" w:cs="Arial"/>
            <w:lang w:val="en-GB"/>
          </w:rPr>
          <w:t>if determined by competent authorities to be in breach of these anti-corruption clauses</w:t>
        </w:r>
      </w:ins>
      <w:ins w:id="144" w:author="Pathsy Rosso" w:date="2024-10-03T14:53:00Z">
        <w:del w:id="145" w:author="Sebastian" w:date="2024-10-11T18:17:00Z">
          <w:r w:rsidDel="00602B13">
            <w:rPr>
              <w:rFonts w:ascii="Arial" w:eastAsia="Arial" w:hAnsi="Arial" w:cs="Arial"/>
              <w:lang w:val="en-GB"/>
            </w:rPr>
            <w:delText>.</w:delText>
          </w:r>
        </w:del>
      </w:ins>
    </w:p>
    <w:p w14:paraId="09C45615" w14:textId="77777777" w:rsidR="00444C56" w:rsidRPr="004B3539" w:rsidRDefault="00444C56" w:rsidP="004D3BFC">
      <w:pPr>
        <w:jc w:val="both"/>
        <w:rPr>
          <w:rFonts w:ascii="Arial" w:hAnsi="Arial" w:cs="Arial"/>
          <w:bCs/>
        </w:rPr>
      </w:pPr>
    </w:p>
    <w:p w14:paraId="4BCFE408" w14:textId="77777777" w:rsidR="004B3539" w:rsidRPr="009D158A" w:rsidRDefault="004B3539" w:rsidP="004B3539">
      <w:pPr>
        <w:widowControl w:val="0"/>
        <w:tabs>
          <w:tab w:val="left" w:pos="720"/>
        </w:tabs>
        <w:overflowPunct w:val="0"/>
        <w:autoSpaceDE w:val="0"/>
        <w:autoSpaceDN w:val="0"/>
        <w:adjustRightInd w:val="0"/>
        <w:spacing w:after="0" w:line="240" w:lineRule="auto"/>
        <w:jc w:val="both"/>
        <w:rPr>
          <w:rFonts w:ascii="Arial" w:eastAsia="Times New Roman" w:hAnsi="Arial" w:cs="Arial"/>
          <w:kern w:val="28"/>
          <w:sz w:val="20"/>
          <w:szCs w:val="20"/>
        </w:rPr>
      </w:pPr>
    </w:p>
    <w:tbl>
      <w:tblPr>
        <w:tblW w:w="92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35"/>
        <w:gridCol w:w="4635"/>
      </w:tblGrid>
      <w:tr w:rsidR="004B3539" w:rsidRPr="009D158A" w14:paraId="4A320BE8" w14:textId="77777777" w:rsidTr="008A41A8">
        <w:trPr>
          <w:trHeight w:val="288"/>
          <w:jc w:val="center"/>
        </w:trPr>
        <w:tc>
          <w:tcPr>
            <w:tcW w:w="4635" w:type="dxa"/>
            <w:vAlign w:val="center"/>
          </w:tcPr>
          <w:p w14:paraId="016BD5CF" w14:textId="324447A9"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Date: </w:t>
            </w:r>
          </w:p>
          <w:p w14:paraId="20F623F1" w14:textId="77777777"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 </w:t>
            </w:r>
          </w:p>
        </w:tc>
        <w:tc>
          <w:tcPr>
            <w:tcW w:w="4635" w:type="dxa"/>
            <w:vAlign w:val="center"/>
          </w:tcPr>
          <w:p w14:paraId="7C66713D" w14:textId="77777777" w:rsidR="0011457F" w:rsidRDefault="0011457F"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1DCDA1CE" w14:textId="272E46E1"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Date: </w:t>
            </w:r>
          </w:p>
          <w:p w14:paraId="7BD5EEEC"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 </w:t>
            </w:r>
          </w:p>
          <w:p w14:paraId="03F0091A"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74C5253A" w14:textId="02AB628A"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r>
      <w:tr w:rsidR="004B3539" w:rsidRPr="009D158A" w14:paraId="6BC90AF1" w14:textId="77777777" w:rsidTr="008A41A8">
        <w:trPr>
          <w:trHeight w:val="512"/>
          <w:jc w:val="center"/>
        </w:trPr>
        <w:tc>
          <w:tcPr>
            <w:tcW w:w="4635" w:type="dxa"/>
            <w:vAlign w:val="center"/>
          </w:tcPr>
          <w:p w14:paraId="7CFF9FD0" w14:textId="77777777"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b/>
                <w:kern w:val="28"/>
                <w:sz w:val="20"/>
                <w:szCs w:val="20"/>
              </w:rPr>
            </w:pPr>
            <w:r w:rsidRPr="009D158A">
              <w:rPr>
                <w:rFonts w:ascii="Arial" w:eastAsia="Times New Roman" w:hAnsi="Arial" w:cs="Arial"/>
                <w:kern w:val="28"/>
                <w:sz w:val="20"/>
                <w:szCs w:val="20"/>
              </w:rPr>
              <w:t xml:space="preserve">At: </w:t>
            </w:r>
            <w:r w:rsidRPr="009D158A">
              <w:rPr>
                <w:rFonts w:ascii="Arial" w:eastAsia="Times New Roman" w:hAnsi="Arial" w:cs="Arial"/>
                <w:b/>
                <w:kern w:val="28"/>
                <w:sz w:val="20"/>
                <w:szCs w:val="20"/>
              </w:rPr>
              <w:t>Santo Domingo, Dominican Republic</w:t>
            </w:r>
          </w:p>
          <w:p w14:paraId="75A2FB46" w14:textId="77777777"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c>
          <w:tcPr>
            <w:tcW w:w="4635" w:type="dxa"/>
            <w:vAlign w:val="center"/>
          </w:tcPr>
          <w:p w14:paraId="088EB16E" w14:textId="1E970976"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At: </w:t>
            </w:r>
            <w:r w:rsidR="0096530B">
              <w:rPr>
                <w:rFonts w:ascii="Arial" w:eastAsia="Times New Roman" w:hAnsi="Arial" w:cs="Arial"/>
                <w:kern w:val="28"/>
                <w:sz w:val="20"/>
                <w:szCs w:val="20"/>
              </w:rPr>
              <w:t>Santo Domingo, Dominican Republic</w:t>
            </w:r>
          </w:p>
          <w:p w14:paraId="3008EEC5"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 </w:t>
            </w:r>
          </w:p>
          <w:p w14:paraId="7B3F117A"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65398C52" w14:textId="54772E7B"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r>
      <w:tr w:rsidR="004B3539" w:rsidRPr="009D158A" w14:paraId="320C3AC0" w14:textId="77777777" w:rsidTr="008A41A8">
        <w:trPr>
          <w:trHeight w:val="288"/>
          <w:jc w:val="center"/>
        </w:trPr>
        <w:tc>
          <w:tcPr>
            <w:tcW w:w="4635" w:type="dxa"/>
            <w:vAlign w:val="center"/>
          </w:tcPr>
          <w:p w14:paraId="6AF50EF3"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1AB5A1A2" w14:textId="30529399"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For and on behalf of: </w:t>
            </w:r>
            <w:r>
              <w:rPr>
                <w:rFonts w:ascii="Arial" w:eastAsia="Times New Roman" w:hAnsi="Arial" w:cs="Arial"/>
                <w:b/>
                <w:kern w:val="28"/>
                <w:sz w:val="20"/>
                <w:szCs w:val="20"/>
              </w:rPr>
              <w:t xml:space="preserve">AVIAM LTD. </w:t>
            </w:r>
          </w:p>
          <w:p w14:paraId="5363BBC5"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0ED27338"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450694D9" w14:textId="126A307A"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c>
          <w:tcPr>
            <w:tcW w:w="4635" w:type="dxa"/>
          </w:tcPr>
          <w:p w14:paraId="26726176"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2889303C" w14:textId="75EF4A74"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For and on behalf of:</w:t>
            </w:r>
            <w:r>
              <w:rPr>
                <w:rFonts w:ascii="Arial" w:eastAsia="Times New Roman" w:hAnsi="Arial" w:cs="Arial"/>
                <w:kern w:val="28"/>
                <w:sz w:val="20"/>
                <w:szCs w:val="20"/>
              </w:rPr>
              <w:t xml:space="preserve"> </w:t>
            </w:r>
          </w:p>
        </w:tc>
      </w:tr>
      <w:tr w:rsidR="004B3539" w:rsidRPr="009D158A" w14:paraId="06FCAC4F" w14:textId="77777777" w:rsidTr="008A41A8">
        <w:trPr>
          <w:trHeight w:val="288"/>
          <w:jc w:val="center"/>
        </w:trPr>
        <w:tc>
          <w:tcPr>
            <w:tcW w:w="4635" w:type="dxa"/>
            <w:vAlign w:val="center"/>
          </w:tcPr>
          <w:p w14:paraId="236ADADF" w14:textId="4370362C" w:rsidR="004B3539" w:rsidRDefault="004B3539" w:rsidP="008A41A8">
            <w:pPr>
              <w:widowControl w:val="0"/>
              <w:overflowPunct w:val="0"/>
              <w:autoSpaceDE w:val="0"/>
              <w:autoSpaceDN w:val="0"/>
              <w:adjustRightInd w:val="0"/>
              <w:spacing w:after="0" w:line="240" w:lineRule="auto"/>
              <w:rPr>
                <w:rFonts w:ascii="Arial" w:eastAsia="Times New Roman" w:hAnsi="Arial" w:cs="Arial"/>
                <w:b/>
                <w:kern w:val="28"/>
                <w:sz w:val="20"/>
                <w:szCs w:val="20"/>
              </w:rPr>
            </w:pPr>
            <w:r w:rsidRPr="009D158A">
              <w:rPr>
                <w:rFonts w:ascii="Arial" w:eastAsia="Times New Roman" w:hAnsi="Arial" w:cs="Arial"/>
                <w:kern w:val="28"/>
                <w:sz w:val="20"/>
                <w:szCs w:val="20"/>
              </w:rPr>
              <w:t xml:space="preserve">By: </w:t>
            </w:r>
            <w:r w:rsidR="0011457F">
              <w:rPr>
                <w:rFonts w:ascii="Arial" w:eastAsia="Times New Roman" w:hAnsi="Arial" w:cs="Arial"/>
                <w:b/>
                <w:kern w:val="28"/>
                <w:sz w:val="20"/>
                <w:szCs w:val="20"/>
              </w:rPr>
              <w:t>Sebastian Yapor</w:t>
            </w:r>
          </w:p>
          <w:p w14:paraId="749491CA"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b/>
                <w:kern w:val="28"/>
                <w:sz w:val="20"/>
                <w:szCs w:val="20"/>
              </w:rPr>
            </w:pPr>
          </w:p>
          <w:p w14:paraId="1A36A022" w14:textId="24C354AF"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c>
          <w:tcPr>
            <w:tcW w:w="4635" w:type="dxa"/>
            <w:vAlign w:val="center"/>
          </w:tcPr>
          <w:p w14:paraId="3CA9FDA9" w14:textId="508CC7C1"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9D158A">
              <w:rPr>
                <w:rFonts w:ascii="Arial" w:eastAsia="Times New Roman" w:hAnsi="Arial" w:cs="Arial"/>
                <w:kern w:val="28"/>
                <w:sz w:val="20"/>
                <w:szCs w:val="20"/>
              </w:rPr>
              <w:t xml:space="preserve">By: </w:t>
            </w:r>
            <w:r w:rsidR="0096530B">
              <w:rPr>
                <w:rFonts w:ascii="Arial" w:eastAsia="Times New Roman" w:hAnsi="Arial" w:cs="Arial"/>
                <w:kern w:val="28"/>
                <w:sz w:val="20"/>
                <w:szCs w:val="20"/>
              </w:rPr>
              <w:t>Victor M. Pacheco Mendez</w:t>
            </w:r>
          </w:p>
          <w:p w14:paraId="68C90596"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607516E8" w14:textId="1D23282D" w:rsidR="004B3539" w:rsidRPr="009D158A"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r>
      <w:tr w:rsidR="004B3539" w:rsidRPr="009D158A" w14:paraId="0A75F4B7" w14:textId="77777777" w:rsidTr="008A41A8">
        <w:trPr>
          <w:trHeight w:val="288"/>
          <w:jc w:val="center"/>
        </w:trPr>
        <w:tc>
          <w:tcPr>
            <w:tcW w:w="4635" w:type="dxa"/>
            <w:vAlign w:val="center"/>
          </w:tcPr>
          <w:p w14:paraId="4632BCE7" w14:textId="735DBBCB" w:rsidR="0011457F"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5F0993">
              <w:rPr>
                <w:rFonts w:ascii="Arial" w:eastAsia="Times New Roman" w:hAnsi="Arial" w:cs="Arial"/>
                <w:kern w:val="28"/>
                <w:sz w:val="20"/>
                <w:szCs w:val="20"/>
              </w:rPr>
              <w:t xml:space="preserve">Title: </w:t>
            </w:r>
            <w:r w:rsidR="0011457F">
              <w:rPr>
                <w:rFonts w:ascii="Arial" w:eastAsia="Times New Roman" w:hAnsi="Arial" w:cs="Arial"/>
                <w:kern w:val="28"/>
                <w:sz w:val="20"/>
                <w:szCs w:val="20"/>
              </w:rPr>
              <w:t xml:space="preserve">Vice </w:t>
            </w:r>
            <w:r w:rsidR="00135A78">
              <w:rPr>
                <w:rFonts w:ascii="Arial" w:eastAsia="Times New Roman" w:hAnsi="Arial" w:cs="Arial"/>
                <w:kern w:val="28"/>
                <w:sz w:val="20"/>
                <w:szCs w:val="20"/>
              </w:rPr>
              <w:t>P</w:t>
            </w:r>
            <w:r w:rsidR="0011457F">
              <w:rPr>
                <w:rFonts w:ascii="Arial" w:eastAsia="Times New Roman" w:hAnsi="Arial" w:cs="Arial"/>
                <w:kern w:val="28"/>
                <w:sz w:val="20"/>
                <w:szCs w:val="20"/>
              </w:rPr>
              <w:t>resident</w:t>
            </w:r>
          </w:p>
          <w:p w14:paraId="266B0700" w14:textId="3E43B2E4" w:rsidR="004B3539" w:rsidRPr="005F0993" w:rsidRDefault="0011457F"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Pr>
                <w:rFonts w:ascii="Arial" w:eastAsia="Times New Roman" w:hAnsi="Arial" w:cs="Arial"/>
                <w:b/>
                <w:kern w:val="28"/>
                <w:sz w:val="20"/>
                <w:szCs w:val="20"/>
              </w:rPr>
              <w:t>Strategy &amp; Business Development</w:t>
            </w:r>
          </w:p>
          <w:p w14:paraId="0ABF1DDE" w14:textId="77777777" w:rsidR="004B3539"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p w14:paraId="72F85C98" w14:textId="44B26450" w:rsidR="004B3539" w:rsidRPr="005F0993"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c>
          <w:tcPr>
            <w:tcW w:w="4635" w:type="dxa"/>
          </w:tcPr>
          <w:p w14:paraId="3D052C01" w14:textId="6B157FDF" w:rsidR="004B3539" w:rsidRPr="00FE4EC4"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FE4EC4">
              <w:rPr>
                <w:rFonts w:ascii="Arial" w:eastAsia="Times New Roman" w:hAnsi="Arial" w:cs="Arial"/>
                <w:kern w:val="28"/>
                <w:sz w:val="20"/>
                <w:szCs w:val="20"/>
              </w:rPr>
              <w:t xml:space="preserve">Title: </w:t>
            </w:r>
            <w:r w:rsidR="0096530B">
              <w:rPr>
                <w:rFonts w:ascii="Arial" w:eastAsia="Times New Roman" w:hAnsi="Arial" w:cs="Arial"/>
                <w:kern w:val="28"/>
                <w:sz w:val="20"/>
                <w:szCs w:val="20"/>
              </w:rPr>
              <w:t>President</w:t>
            </w:r>
          </w:p>
        </w:tc>
      </w:tr>
      <w:tr w:rsidR="004B3539" w:rsidRPr="009D158A" w14:paraId="09327E81" w14:textId="77777777" w:rsidTr="0011457F">
        <w:trPr>
          <w:trHeight w:val="1637"/>
          <w:jc w:val="center"/>
        </w:trPr>
        <w:tc>
          <w:tcPr>
            <w:tcW w:w="4635" w:type="dxa"/>
            <w:vAlign w:val="center"/>
          </w:tcPr>
          <w:p w14:paraId="6A39B57E" w14:textId="77777777" w:rsidR="004B3539" w:rsidRPr="005F0993"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5F0993">
              <w:rPr>
                <w:rFonts w:ascii="Arial" w:eastAsia="Times New Roman" w:hAnsi="Arial" w:cs="Arial"/>
                <w:kern w:val="28"/>
                <w:sz w:val="20"/>
                <w:szCs w:val="20"/>
              </w:rPr>
              <w:t xml:space="preserve">Signature: </w:t>
            </w:r>
          </w:p>
          <w:p w14:paraId="42F498A3" w14:textId="77777777" w:rsidR="004B3539" w:rsidRPr="005F0993"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c>
          <w:tcPr>
            <w:tcW w:w="4635" w:type="dxa"/>
            <w:vAlign w:val="center"/>
          </w:tcPr>
          <w:p w14:paraId="3C907457" w14:textId="77777777" w:rsidR="004B3539" w:rsidRPr="005F0993"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r w:rsidRPr="005F0993">
              <w:rPr>
                <w:rFonts w:ascii="Arial" w:eastAsia="Times New Roman" w:hAnsi="Arial" w:cs="Arial"/>
                <w:kern w:val="28"/>
                <w:sz w:val="20"/>
                <w:szCs w:val="20"/>
              </w:rPr>
              <w:t xml:space="preserve">Signature: </w:t>
            </w:r>
          </w:p>
          <w:p w14:paraId="0CCC0041" w14:textId="77777777" w:rsidR="004B3539" w:rsidRPr="005F0993" w:rsidRDefault="004B3539" w:rsidP="008A41A8">
            <w:pPr>
              <w:widowControl w:val="0"/>
              <w:overflowPunct w:val="0"/>
              <w:autoSpaceDE w:val="0"/>
              <w:autoSpaceDN w:val="0"/>
              <w:adjustRightInd w:val="0"/>
              <w:spacing w:after="0" w:line="240" w:lineRule="auto"/>
              <w:rPr>
                <w:rFonts w:ascii="Arial" w:eastAsia="Times New Roman" w:hAnsi="Arial" w:cs="Arial"/>
                <w:kern w:val="28"/>
                <w:sz w:val="20"/>
                <w:szCs w:val="20"/>
              </w:rPr>
            </w:pPr>
          </w:p>
        </w:tc>
      </w:tr>
    </w:tbl>
    <w:p w14:paraId="712BD9E0" w14:textId="77777777" w:rsidR="004B3539" w:rsidRDefault="004B3539" w:rsidP="004B3539">
      <w:pPr>
        <w:widowControl w:val="0"/>
        <w:overflowPunct w:val="0"/>
        <w:autoSpaceDE w:val="0"/>
        <w:autoSpaceDN w:val="0"/>
        <w:adjustRightInd w:val="0"/>
        <w:spacing w:after="0" w:line="240" w:lineRule="auto"/>
        <w:rPr>
          <w:rFonts w:ascii="Courier New" w:eastAsia="Times New Roman" w:hAnsi="Courier New" w:cs="Courier New"/>
          <w:kern w:val="28"/>
          <w:sz w:val="20"/>
          <w:szCs w:val="20"/>
        </w:rPr>
      </w:pPr>
    </w:p>
    <w:p w14:paraId="3A525D5D" w14:textId="77777777" w:rsidR="004B3539" w:rsidRDefault="004B3539" w:rsidP="004B3539">
      <w:pPr>
        <w:widowControl w:val="0"/>
        <w:overflowPunct w:val="0"/>
        <w:autoSpaceDE w:val="0"/>
        <w:autoSpaceDN w:val="0"/>
        <w:adjustRightInd w:val="0"/>
        <w:spacing w:after="0" w:line="240" w:lineRule="auto"/>
        <w:rPr>
          <w:rFonts w:ascii="Courier New" w:eastAsia="Times New Roman" w:hAnsi="Courier New" w:cs="Courier New"/>
          <w:kern w:val="28"/>
          <w:sz w:val="20"/>
          <w:szCs w:val="20"/>
        </w:rPr>
      </w:pPr>
    </w:p>
    <w:p w14:paraId="77C56AEA" w14:textId="77777777" w:rsidR="00577969" w:rsidRPr="00375D5C" w:rsidRDefault="00577969" w:rsidP="00375D5C">
      <w:pPr>
        <w:rPr>
          <w:rFonts w:ascii="Arial" w:hAnsi="Arial" w:cs="Arial"/>
        </w:rPr>
      </w:pPr>
    </w:p>
    <w:p w14:paraId="453FADC8" w14:textId="36FAA3EE" w:rsidR="0096530B" w:rsidRPr="0096530B" w:rsidRDefault="0096530B" w:rsidP="00465101">
      <w:pPr>
        <w:tabs>
          <w:tab w:val="left" w:pos="7911"/>
        </w:tabs>
      </w:pPr>
      <w:r>
        <w:tab/>
      </w:r>
    </w:p>
    <w:sectPr w:rsidR="0096530B" w:rsidRPr="0096530B" w:rsidSect="00375D5C">
      <w:headerReference w:type="default" r:id="rId9"/>
      <w:footerReference w:type="default" r:id="rId10"/>
      <w:pgSz w:w="11880" w:h="15840"/>
      <w:pgMar w:top="1440" w:right="1080" w:bottom="1440" w:left="1080" w:header="461" w:footer="6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7CE6" w14:textId="77777777" w:rsidR="00034F00" w:rsidRDefault="00034F00" w:rsidP="00375D5C">
      <w:pPr>
        <w:spacing w:after="0" w:line="240" w:lineRule="auto"/>
      </w:pPr>
      <w:r>
        <w:separator/>
      </w:r>
    </w:p>
  </w:endnote>
  <w:endnote w:type="continuationSeparator" w:id="0">
    <w:p w14:paraId="1DFA900D" w14:textId="77777777" w:rsidR="00034F00" w:rsidRDefault="00034F00" w:rsidP="00375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Nova Light">
    <w:charset w:val="00"/>
    <w:family w:val="swiss"/>
    <w:pitch w:val="variable"/>
    <w:sig w:usb0="0000028F"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B83C5" w14:textId="7CDDAEFC" w:rsidR="008A69A9" w:rsidRPr="008A69A9" w:rsidRDefault="00D64884">
    <w:pPr>
      <w:pStyle w:val="Footer"/>
    </w:pPr>
    <w:r w:rsidRPr="00D64884">
      <w:rPr>
        <w:noProof/>
        <w:vanish/>
        <w:sz w:val="16"/>
      </w:rPr>
      <w:t>{</w:t>
    </w:r>
    <w:r w:rsidRPr="00D64884">
      <w:rPr>
        <w:noProof/>
        <w:sz w:val="16"/>
      </w:rPr>
      <w:t xml:space="preserve">SD-00476236 </w:t>
    </w:r>
    <w:r w:rsidRPr="00D64884">
      <w:rPr>
        <w:noProof/>
        <w:vanish/>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20F17" w14:textId="77777777" w:rsidR="00034F00" w:rsidRDefault="00034F00" w:rsidP="00375D5C">
      <w:pPr>
        <w:spacing w:after="0" w:line="240" w:lineRule="auto"/>
        <w:rPr>
          <w:noProof/>
        </w:rPr>
      </w:pPr>
      <w:r>
        <w:rPr>
          <w:noProof/>
        </w:rPr>
        <w:separator/>
      </w:r>
    </w:p>
  </w:footnote>
  <w:footnote w:type="continuationSeparator" w:id="0">
    <w:p w14:paraId="770DA113" w14:textId="77777777" w:rsidR="00034F00" w:rsidRDefault="00034F00" w:rsidP="00375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EC51" w14:textId="7214AB3F" w:rsidR="00375D5C" w:rsidRDefault="00E5689E">
    <w:pPr>
      <w:pStyle w:val="Header"/>
    </w:pPr>
    <w:r>
      <w:rPr>
        <w:noProof/>
      </w:rPr>
      <w:drawing>
        <wp:anchor distT="0" distB="0" distL="114300" distR="114300" simplePos="0" relativeHeight="251658240" behindDoc="1" locked="0" layoutInCell="1" allowOverlap="1" wp14:anchorId="0850A159" wp14:editId="609A7360">
          <wp:simplePos x="0" y="0"/>
          <wp:positionH relativeFrom="column">
            <wp:posOffset>4084320</wp:posOffset>
          </wp:positionH>
          <wp:positionV relativeFrom="paragraph">
            <wp:posOffset>4445</wp:posOffset>
          </wp:positionV>
          <wp:extent cx="1428750" cy="533400"/>
          <wp:effectExtent l="0" t="0" r="0" b="0"/>
          <wp:wrapTight wrapText="bothSides">
            <wp:wrapPolygon edited="0">
              <wp:start x="1440" y="0"/>
              <wp:lineTo x="0" y="3857"/>
              <wp:lineTo x="0" y="12343"/>
              <wp:lineTo x="1440" y="20829"/>
              <wp:lineTo x="5184" y="20829"/>
              <wp:lineTo x="15840" y="20829"/>
              <wp:lineTo x="21312" y="17743"/>
              <wp:lineTo x="21312" y="1543"/>
              <wp:lineTo x="5184" y="0"/>
              <wp:lineTo x="1440" y="0"/>
            </wp:wrapPolygon>
          </wp:wrapTight>
          <wp:docPr id="166285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533400"/>
                  </a:xfrm>
                  <a:prstGeom prst="rect">
                    <a:avLst/>
                  </a:prstGeom>
                  <a:noFill/>
                </pic:spPr>
              </pic:pic>
            </a:graphicData>
          </a:graphic>
        </wp:anchor>
      </w:drawing>
    </w:r>
    <w:r w:rsidR="00375D5C">
      <w:rPr>
        <w:noProof/>
      </w:rPr>
      <w:drawing>
        <wp:anchor distT="0" distB="0" distL="114300" distR="114300" simplePos="0" relativeHeight="251657216" behindDoc="0" locked="0" layoutInCell="1" allowOverlap="1" wp14:anchorId="216C23EC" wp14:editId="31361B7A">
          <wp:simplePos x="0" y="0"/>
          <wp:positionH relativeFrom="column">
            <wp:posOffset>0</wp:posOffset>
          </wp:positionH>
          <wp:positionV relativeFrom="paragraph">
            <wp:posOffset>0</wp:posOffset>
          </wp:positionV>
          <wp:extent cx="1438275" cy="585470"/>
          <wp:effectExtent l="0" t="0" r="9525" b="5080"/>
          <wp:wrapNone/>
          <wp:docPr id="2" name="Picture 2" descr="La empresa Aviam Ltd, está reclutando Personal en diversas áreas Técnicas.  ~ Mi Empleo 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empresa Aviam Ltd, está reclutando Personal en diversas áreas Técnicas.  ~ Mi Empleo RD"/>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438275"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9233BE">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5BB4"/>
    <w:multiLevelType w:val="multilevel"/>
    <w:tmpl w:val="8BA6FB8A"/>
    <w:lvl w:ilvl="0">
      <w:start w:val="1"/>
      <w:numFmt w:val="decimal"/>
      <w:lvlText w:val="%1"/>
      <w:lvlJc w:val="left"/>
      <w:pPr>
        <w:ind w:left="424" w:hanging="293"/>
      </w:pPr>
      <w:rPr>
        <w:rFonts w:hint="default"/>
        <w:lang w:val="en-US" w:eastAsia="en-US" w:bidi="ar-SA"/>
      </w:rPr>
    </w:lvl>
    <w:lvl w:ilvl="1">
      <w:start w:val="3"/>
      <w:numFmt w:val="decimal"/>
      <w:lvlText w:val="%1.%2"/>
      <w:lvlJc w:val="left"/>
      <w:pPr>
        <w:ind w:left="424" w:hanging="293"/>
      </w:pPr>
      <w:rPr>
        <w:rFonts w:ascii="Arial" w:eastAsia="Arial" w:hAnsi="Arial" w:cs="Arial" w:hint="default"/>
        <w:b/>
        <w:bCs/>
        <w:spacing w:val="-1"/>
        <w:w w:val="100"/>
        <w:sz w:val="17"/>
        <w:szCs w:val="17"/>
        <w:lang w:val="en-US" w:eastAsia="en-US" w:bidi="ar-SA"/>
      </w:rPr>
    </w:lvl>
    <w:lvl w:ilvl="2">
      <w:numFmt w:val="bullet"/>
      <w:lvlText w:val="•"/>
      <w:lvlJc w:val="left"/>
      <w:pPr>
        <w:ind w:left="2404" w:hanging="293"/>
      </w:pPr>
      <w:rPr>
        <w:rFonts w:hint="default"/>
        <w:lang w:val="en-US" w:eastAsia="en-US" w:bidi="ar-SA"/>
      </w:rPr>
    </w:lvl>
    <w:lvl w:ilvl="3">
      <w:numFmt w:val="bullet"/>
      <w:lvlText w:val="•"/>
      <w:lvlJc w:val="left"/>
      <w:pPr>
        <w:ind w:left="3396" w:hanging="293"/>
      </w:pPr>
      <w:rPr>
        <w:rFonts w:hint="default"/>
        <w:lang w:val="en-US" w:eastAsia="en-US" w:bidi="ar-SA"/>
      </w:rPr>
    </w:lvl>
    <w:lvl w:ilvl="4">
      <w:numFmt w:val="bullet"/>
      <w:lvlText w:val="•"/>
      <w:lvlJc w:val="left"/>
      <w:pPr>
        <w:ind w:left="4388" w:hanging="293"/>
      </w:pPr>
      <w:rPr>
        <w:rFonts w:hint="default"/>
        <w:lang w:val="en-US" w:eastAsia="en-US" w:bidi="ar-SA"/>
      </w:rPr>
    </w:lvl>
    <w:lvl w:ilvl="5">
      <w:numFmt w:val="bullet"/>
      <w:lvlText w:val="•"/>
      <w:lvlJc w:val="left"/>
      <w:pPr>
        <w:ind w:left="5380" w:hanging="293"/>
      </w:pPr>
      <w:rPr>
        <w:rFonts w:hint="default"/>
        <w:lang w:val="en-US" w:eastAsia="en-US" w:bidi="ar-SA"/>
      </w:rPr>
    </w:lvl>
    <w:lvl w:ilvl="6">
      <w:numFmt w:val="bullet"/>
      <w:lvlText w:val="•"/>
      <w:lvlJc w:val="left"/>
      <w:pPr>
        <w:ind w:left="6372" w:hanging="293"/>
      </w:pPr>
      <w:rPr>
        <w:rFonts w:hint="default"/>
        <w:lang w:val="en-US" w:eastAsia="en-US" w:bidi="ar-SA"/>
      </w:rPr>
    </w:lvl>
    <w:lvl w:ilvl="7">
      <w:numFmt w:val="bullet"/>
      <w:lvlText w:val="•"/>
      <w:lvlJc w:val="left"/>
      <w:pPr>
        <w:ind w:left="7364" w:hanging="293"/>
      </w:pPr>
      <w:rPr>
        <w:rFonts w:hint="default"/>
        <w:lang w:val="en-US" w:eastAsia="en-US" w:bidi="ar-SA"/>
      </w:rPr>
    </w:lvl>
    <w:lvl w:ilvl="8">
      <w:numFmt w:val="bullet"/>
      <w:lvlText w:val="•"/>
      <w:lvlJc w:val="left"/>
      <w:pPr>
        <w:ind w:left="8356" w:hanging="293"/>
      </w:pPr>
      <w:rPr>
        <w:rFonts w:hint="default"/>
        <w:lang w:val="en-US" w:eastAsia="en-US" w:bidi="ar-SA"/>
      </w:rPr>
    </w:lvl>
  </w:abstractNum>
  <w:num w:numId="1" w16cid:durableId="2496971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yra Jacobo">
    <w15:presenceInfo w15:providerId="AD" w15:userId="S::Mayra.Jacobo@arajet.com::7f5ded68-3f4a-495e-a8b1-ccbe2d91c7e5"/>
  </w15:person>
  <w15:person w15:author="Jiménez Peña">
    <w15:presenceInfo w15:providerId="None" w15:userId="Jiménez Peña"/>
  </w15:person>
  <w15:person w15:author="Pathsy Rosso">
    <w15:presenceInfo w15:providerId="AD" w15:userId="S::Pathsy.Rosso@arajet.com::2c6c70df-a46b-41ef-a7e2-5b22e6f7ea0a"/>
  </w15:person>
  <w15:person w15:author="Sebastian">
    <w15:presenceInfo w15:providerId="AD" w15:userId="S::syapor@aviamltdrd.onmicrosoft.com::5d11d36f-9571-45ff-90aa-53133cf95b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D5C"/>
    <w:rsid w:val="000115A5"/>
    <w:rsid w:val="00015B14"/>
    <w:rsid w:val="00034F00"/>
    <w:rsid w:val="00056B06"/>
    <w:rsid w:val="0008519F"/>
    <w:rsid w:val="00091508"/>
    <w:rsid w:val="000A676A"/>
    <w:rsid w:val="000D7ADC"/>
    <w:rsid w:val="00100462"/>
    <w:rsid w:val="0011457F"/>
    <w:rsid w:val="00135A78"/>
    <w:rsid w:val="0014697E"/>
    <w:rsid w:val="00154D50"/>
    <w:rsid w:val="00177FEF"/>
    <w:rsid w:val="001A37C3"/>
    <w:rsid w:val="001D0343"/>
    <w:rsid w:val="001E2E6A"/>
    <w:rsid w:val="002261E5"/>
    <w:rsid w:val="002A7668"/>
    <w:rsid w:val="002D3E61"/>
    <w:rsid w:val="00306C77"/>
    <w:rsid w:val="00337515"/>
    <w:rsid w:val="0036081B"/>
    <w:rsid w:val="003754B2"/>
    <w:rsid w:val="00375D5C"/>
    <w:rsid w:val="00376423"/>
    <w:rsid w:val="003A687D"/>
    <w:rsid w:val="003D7FD2"/>
    <w:rsid w:val="003E2441"/>
    <w:rsid w:val="004325CE"/>
    <w:rsid w:val="00441EAC"/>
    <w:rsid w:val="004434AB"/>
    <w:rsid w:val="00444C56"/>
    <w:rsid w:val="00460163"/>
    <w:rsid w:val="00465101"/>
    <w:rsid w:val="00466912"/>
    <w:rsid w:val="00472314"/>
    <w:rsid w:val="004B3539"/>
    <w:rsid w:val="004B4489"/>
    <w:rsid w:val="004D3BFC"/>
    <w:rsid w:val="004D7223"/>
    <w:rsid w:val="004F1121"/>
    <w:rsid w:val="005013EB"/>
    <w:rsid w:val="00503BA9"/>
    <w:rsid w:val="00514CFF"/>
    <w:rsid w:val="00536121"/>
    <w:rsid w:val="005536F7"/>
    <w:rsid w:val="00577969"/>
    <w:rsid w:val="00596493"/>
    <w:rsid w:val="005A32D0"/>
    <w:rsid w:val="005B3E82"/>
    <w:rsid w:val="005E1A36"/>
    <w:rsid w:val="00602B13"/>
    <w:rsid w:val="00615726"/>
    <w:rsid w:val="006356BD"/>
    <w:rsid w:val="0064468A"/>
    <w:rsid w:val="00650A64"/>
    <w:rsid w:val="00672D6D"/>
    <w:rsid w:val="006B09E4"/>
    <w:rsid w:val="006D4570"/>
    <w:rsid w:val="006E570A"/>
    <w:rsid w:val="00700008"/>
    <w:rsid w:val="0070295F"/>
    <w:rsid w:val="00710C89"/>
    <w:rsid w:val="00790651"/>
    <w:rsid w:val="007A4366"/>
    <w:rsid w:val="007D5E79"/>
    <w:rsid w:val="008062D7"/>
    <w:rsid w:val="0080757F"/>
    <w:rsid w:val="00817BB4"/>
    <w:rsid w:val="00857062"/>
    <w:rsid w:val="00861C37"/>
    <w:rsid w:val="008659B7"/>
    <w:rsid w:val="008730E4"/>
    <w:rsid w:val="00890971"/>
    <w:rsid w:val="0089148B"/>
    <w:rsid w:val="008A69A9"/>
    <w:rsid w:val="008A72D7"/>
    <w:rsid w:val="008D1ABD"/>
    <w:rsid w:val="008F286C"/>
    <w:rsid w:val="00900EF7"/>
    <w:rsid w:val="009115EC"/>
    <w:rsid w:val="009233BE"/>
    <w:rsid w:val="0096530B"/>
    <w:rsid w:val="009B4382"/>
    <w:rsid w:val="00A42273"/>
    <w:rsid w:val="00A53AB7"/>
    <w:rsid w:val="00A84EE5"/>
    <w:rsid w:val="00A97F80"/>
    <w:rsid w:val="00AB2168"/>
    <w:rsid w:val="00AC1472"/>
    <w:rsid w:val="00AC7B6C"/>
    <w:rsid w:val="00B23BE8"/>
    <w:rsid w:val="00B26DB9"/>
    <w:rsid w:val="00B42ED0"/>
    <w:rsid w:val="00B61182"/>
    <w:rsid w:val="00B67029"/>
    <w:rsid w:val="00B72B30"/>
    <w:rsid w:val="00BA346B"/>
    <w:rsid w:val="00BA7E2E"/>
    <w:rsid w:val="00BB10B3"/>
    <w:rsid w:val="00BB6B95"/>
    <w:rsid w:val="00BD44F5"/>
    <w:rsid w:val="00C2127E"/>
    <w:rsid w:val="00C2431B"/>
    <w:rsid w:val="00C37DE1"/>
    <w:rsid w:val="00C808B2"/>
    <w:rsid w:val="00CA54B6"/>
    <w:rsid w:val="00CD0877"/>
    <w:rsid w:val="00CF08E7"/>
    <w:rsid w:val="00D13C26"/>
    <w:rsid w:val="00D245C2"/>
    <w:rsid w:val="00D35F01"/>
    <w:rsid w:val="00D52C13"/>
    <w:rsid w:val="00D535F4"/>
    <w:rsid w:val="00D64884"/>
    <w:rsid w:val="00D768CE"/>
    <w:rsid w:val="00D80349"/>
    <w:rsid w:val="00D92DC1"/>
    <w:rsid w:val="00D938EA"/>
    <w:rsid w:val="00DB75C8"/>
    <w:rsid w:val="00E25B5E"/>
    <w:rsid w:val="00E46D66"/>
    <w:rsid w:val="00E5689E"/>
    <w:rsid w:val="00E66A0C"/>
    <w:rsid w:val="00E71026"/>
    <w:rsid w:val="00E71DA6"/>
    <w:rsid w:val="00E85FB8"/>
    <w:rsid w:val="00E97ED3"/>
    <w:rsid w:val="00EC0BA7"/>
    <w:rsid w:val="00F37E0F"/>
    <w:rsid w:val="00F4253B"/>
    <w:rsid w:val="00F903AC"/>
    <w:rsid w:val="00F92689"/>
    <w:rsid w:val="00FA02F9"/>
    <w:rsid w:val="00FC4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D3665"/>
  <w15:chartTrackingRefBased/>
  <w15:docId w15:val="{C7AEAB9B-5C0D-40C6-B2F6-2C644311A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D5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D5C"/>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375D5C"/>
    <w:rPr>
      <w:color w:val="0000FF" w:themeColor="hyperlink"/>
      <w:u w:val="single"/>
    </w:rPr>
  </w:style>
  <w:style w:type="character" w:styleId="CommentReference">
    <w:name w:val="annotation reference"/>
    <w:basedOn w:val="DefaultParagraphFont"/>
    <w:uiPriority w:val="99"/>
    <w:unhideWhenUsed/>
    <w:rsid w:val="00375D5C"/>
    <w:rPr>
      <w:sz w:val="16"/>
      <w:szCs w:val="16"/>
    </w:rPr>
  </w:style>
  <w:style w:type="paragraph" w:styleId="CommentText">
    <w:name w:val="annotation text"/>
    <w:basedOn w:val="Normal"/>
    <w:link w:val="CommentTextChar"/>
    <w:uiPriority w:val="99"/>
    <w:unhideWhenUsed/>
    <w:rsid w:val="00375D5C"/>
    <w:pPr>
      <w:widowControl w:val="0"/>
      <w:autoSpaceDE w:val="0"/>
      <w:autoSpaceDN w:val="0"/>
      <w:spacing w:after="0" w:line="240" w:lineRule="auto"/>
    </w:pPr>
    <w:rPr>
      <w:rFonts w:ascii="Arial MT" w:eastAsia="Arial MT" w:hAnsi="Arial MT" w:cs="Arial MT"/>
      <w:sz w:val="20"/>
      <w:szCs w:val="20"/>
    </w:rPr>
  </w:style>
  <w:style w:type="character" w:customStyle="1" w:styleId="CommentTextChar">
    <w:name w:val="Comment Text Char"/>
    <w:basedOn w:val="DefaultParagraphFont"/>
    <w:link w:val="CommentText"/>
    <w:uiPriority w:val="99"/>
    <w:rsid w:val="00375D5C"/>
    <w:rPr>
      <w:rFonts w:ascii="Arial MT" w:eastAsia="Arial MT" w:hAnsi="Arial MT" w:cs="Arial MT"/>
      <w:sz w:val="20"/>
      <w:szCs w:val="20"/>
    </w:rPr>
  </w:style>
  <w:style w:type="character" w:styleId="UnresolvedMention">
    <w:name w:val="Unresolved Mention"/>
    <w:basedOn w:val="DefaultParagraphFont"/>
    <w:uiPriority w:val="99"/>
    <w:semiHidden/>
    <w:unhideWhenUsed/>
    <w:rsid w:val="00375D5C"/>
    <w:rPr>
      <w:color w:val="605E5C"/>
      <w:shd w:val="clear" w:color="auto" w:fill="E1DFDD"/>
    </w:rPr>
  </w:style>
  <w:style w:type="paragraph" w:styleId="Header">
    <w:name w:val="header"/>
    <w:basedOn w:val="Normal"/>
    <w:link w:val="HeaderChar"/>
    <w:uiPriority w:val="99"/>
    <w:unhideWhenUsed/>
    <w:rsid w:val="00375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5D5C"/>
  </w:style>
  <w:style w:type="paragraph" w:styleId="Footer">
    <w:name w:val="footer"/>
    <w:basedOn w:val="Normal"/>
    <w:link w:val="FooterChar"/>
    <w:uiPriority w:val="99"/>
    <w:unhideWhenUsed/>
    <w:rsid w:val="00375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5D5C"/>
  </w:style>
  <w:style w:type="paragraph" w:styleId="Revision">
    <w:name w:val="Revision"/>
    <w:hidden/>
    <w:uiPriority w:val="99"/>
    <w:semiHidden/>
    <w:rsid w:val="00F92689"/>
    <w:pPr>
      <w:spacing w:after="0" w:line="240" w:lineRule="auto"/>
    </w:pPr>
  </w:style>
  <w:style w:type="paragraph" w:styleId="CommentSubject">
    <w:name w:val="annotation subject"/>
    <w:basedOn w:val="CommentText"/>
    <w:next w:val="CommentText"/>
    <w:link w:val="CommentSubjectChar"/>
    <w:uiPriority w:val="99"/>
    <w:semiHidden/>
    <w:unhideWhenUsed/>
    <w:rsid w:val="006B09E4"/>
    <w:pPr>
      <w:widowControl/>
      <w:autoSpaceDE/>
      <w:autoSpaceDN/>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6B09E4"/>
    <w:rPr>
      <w:rFonts w:ascii="Arial MT" w:eastAsia="Arial MT" w:hAnsi="Arial MT" w:cs="Arial MT"/>
      <w:b/>
      <w:bCs/>
      <w:sz w:val="20"/>
      <w:szCs w:val="20"/>
    </w:rPr>
  </w:style>
  <w:style w:type="table" w:styleId="TableGrid">
    <w:name w:val="Table Grid"/>
    <w:basedOn w:val="TableNormal"/>
    <w:uiPriority w:val="59"/>
    <w:rsid w:val="00873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A676A"/>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normaltextrun">
    <w:name w:val="normaltextrun"/>
    <w:basedOn w:val="DefaultParagraphFont"/>
    <w:rsid w:val="000A676A"/>
  </w:style>
  <w:style w:type="character" w:customStyle="1" w:styleId="eop">
    <w:name w:val="eop"/>
    <w:basedOn w:val="DefaultParagraphFont"/>
    <w:rsid w:val="000A67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5656">
      <w:bodyDiv w:val="1"/>
      <w:marLeft w:val="0"/>
      <w:marRight w:val="0"/>
      <w:marTop w:val="0"/>
      <w:marBottom w:val="0"/>
      <w:divBdr>
        <w:top w:val="none" w:sz="0" w:space="0" w:color="auto"/>
        <w:left w:val="none" w:sz="0" w:space="0" w:color="auto"/>
        <w:bottom w:val="none" w:sz="0" w:space="0" w:color="auto"/>
        <w:right w:val="none" w:sz="0" w:space="0" w:color="auto"/>
      </w:divBdr>
    </w:div>
    <w:div w:id="693850103">
      <w:bodyDiv w:val="1"/>
      <w:marLeft w:val="0"/>
      <w:marRight w:val="0"/>
      <w:marTop w:val="0"/>
      <w:marBottom w:val="0"/>
      <w:divBdr>
        <w:top w:val="none" w:sz="0" w:space="0" w:color="auto"/>
        <w:left w:val="none" w:sz="0" w:space="0" w:color="auto"/>
        <w:bottom w:val="none" w:sz="0" w:space="0" w:color="auto"/>
        <w:right w:val="none" w:sz="0" w:space="0" w:color="auto"/>
      </w:divBdr>
      <w:divsChild>
        <w:div w:id="1302346098">
          <w:marLeft w:val="0"/>
          <w:marRight w:val="0"/>
          <w:marTop w:val="0"/>
          <w:marBottom w:val="0"/>
          <w:divBdr>
            <w:top w:val="none" w:sz="0" w:space="0" w:color="auto"/>
            <w:left w:val="none" w:sz="0" w:space="0" w:color="auto"/>
            <w:bottom w:val="none" w:sz="0" w:space="0" w:color="auto"/>
            <w:right w:val="none" w:sz="0" w:space="0" w:color="auto"/>
          </w:divBdr>
        </w:div>
        <w:div w:id="1964798475">
          <w:marLeft w:val="0"/>
          <w:marRight w:val="0"/>
          <w:marTop w:val="0"/>
          <w:marBottom w:val="0"/>
          <w:divBdr>
            <w:top w:val="none" w:sz="0" w:space="0" w:color="auto"/>
            <w:left w:val="none" w:sz="0" w:space="0" w:color="auto"/>
            <w:bottom w:val="none" w:sz="0" w:space="0" w:color="auto"/>
            <w:right w:val="none" w:sz="0" w:space="0" w:color="auto"/>
          </w:divBdr>
        </w:div>
        <w:div w:id="973144321">
          <w:marLeft w:val="0"/>
          <w:marRight w:val="0"/>
          <w:marTop w:val="0"/>
          <w:marBottom w:val="0"/>
          <w:divBdr>
            <w:top w:val="none" w:sz="0" w:space="0" w:color="auto"/>
            <w:left w:val="none" w:sz="0" w:space="0" w:color="auto"/>
            <w:bottom w:val="none" w:sz="0" w:space="0" w:color="auto"/>
            <w:right w:val="none" w:sz="0" w:space="0" w:color="auto"/>
          </w:divBdr>
        </w:div>
        <w:div w:id="12154149">
          <w:marLeft w:val="0"/>
          <w:marRight w:val="0"/>
          <w:marTop w:val="0"/>
          <w:marBottom w:val="0"/>
          <w:divBdr>
            <w:top w:val="none" w:sz="0" w:space="0" w:color="auto"/>
            <w:left w:val="none" w:sz="0" w:space="0" w:color="auto"/>
            <w:bottom w:val="none" w:sz="0" w:space="0" w:color="auto"/>
            <w:right w:val="none" w:sz="0" w:space="0" w:color="auto"/>
          </w:divBdr>
        </w:div>
      </w:divsChild>
    </w:div>
    <w:div w:id="2001034064">
      <w:bodyDiv w:val="1"/>
      <w:marLeft w:val="0"/>
      <w:marRight w:val="0"/>
      <w:marTop w:val="0"/>
      <w:marBottom w:val="0"/>
      <w:divBdr>
        <w:top w:val="none" w:sz="0" w:space="0" w:color="auto"/>
        <w:left w:val="none" w:sz="0" w:space="0" w:color="auto"/>
        <w:bottom w:val="none" w:sz="0" w:space="0" w:color="auto"/>
        <w:right w:val="none" w:sz="0" w:space="0" w:color="auto"/>
      </w:divBdr>
      <w:divsChild>
        <w:div w:id="596061311">
          <w:marLeft w:val="0"/>
          <w:marRight w:val="0"/>
          <w:marTop w:val="0"/>
          <w:marBottom w:val="0"/>
          <w:divBdr>
            <w:top w:val="none" w:sz="0" w:space="0" w:color="auto"/>
            <w:left w:val="none" w:sz="0" w:space="0" w:color="auto"/>
            <w:bottom w:val="none" w:sz="0" w:space="0" w:color="auto"/>
            <w:right w:val="none" w:sz="0" w:space="0" w:color="auto"/>
          </w:divBdr>
        </w:div>
        <w:div w:id="620913979">
          <w:marLeft w:val="0"/>
          <w:marRight w:val="0"/>
          <w:marTop w:val="0"/>
          <w:marBottom w:val="0"/>
          <w:divBdr>
            <w:top w:val="none" w:sz="0" w:space="0" w:color="auto"/>
            <w:left w:val="none" w:sz="0" w:space="0" w:color="auto"/>
            <w:bottom w:val="none" w:sz="0" w:space="0" w:color="auto"/>
            <w:right w:val="none" w:sz="0" w:space="0" w:color="auto"/>
          </w:divBdr>
        </w:div>
        <w:div w:id="720519119">
          <w:marLeft w:val="0"/>
          <w:marRight w:val="0"/>
          <w:marTop w:val="0"/>
          <w:marBottom w:val="0"/>
          <w:divBdr>
            <w:top w:val="none" w:sz="0" w:space="0" w:color="auto"/>
            <w:left w:val="none" w:sz="0" w:space="0" w:color="auto"/>
            <w:bottom w:val="none" w:sz="0" w:space="0" w:color="auto"/>
            <w:right w:val="none" w:sz="0" w:space="0" w:color="auto"/>
          </w:divBdr>
        </w:div>
        <w:div w:id="1826711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ul.saldana@araje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rosario@aviamltd.com"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https://2.bp.blogspot.com/-u2Brm30jkrE/WzZyEjiRETI/AAAAAAAAAzc/mTEIXr09IfIOvgWpRiCf6FGTyoAN80ChwCLcBGAs/s320/aviam.JPG" TargetMode="External"/><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2469</Words>
  <Characters>13434</Characters>
  <Application>Microsoft Office Word</Application>
  <DocSecurity>0</DocSecurity>
  <PresentationFormat/>
  <Lines>363</Lines>
  <Paragraphs>167</Paragraphs>
  <ScaleCrop>false</ScaleCrop>
  <HeadingPairs>
    <vt:vector size="2" baseType="variant">
      <vt:variant>
        <vt:lpstr>Title</vt:lpstr>
      </vt:variant>
      <vt:variant>
        <vt:i4>1</vt:i4>
      </vt:variant>
    </vt:vector>
  </HeadingPairs>
  <TitlesOfParts>
    <vt:vector size="1" baseType="lpstr">
      <vt:lpstr>AVIAM, LTD - SGHA 2018 Ramp Services (00476236).DOCX</vt:lpstr>
    </vt:vector>
  </TitlesOfParts>
  <Company/>
  <LinksUpToDate>false</LinksUpToDate>
  <CharactersWithSpaces>15736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AVIAM, LTD - SGHA 2018 Ramp Services (00476236).DOCX</dc:title>
  <dc:subject>SD-00476236 /font=8</dc:subject>
  <dc:creator>MAD</dc:creator>
  <cp:keywords/>
  <dc:description/>
  <cp:lastModifiedBy>Jiménez Peña</cp:lastModifiedBy>
  <cp:revision>6</cp:revision>
  <dcterms:created xsi:type="dcterms:W3CDTF">2026-04-14T17:21:00Z</dcterms:created>
  <dcterms:modified xsi:type="dcterms:W3CDTF">2026-04-14T17:29:00Z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d6a11072b6e51f3c0efa33fff242b13d85b8effe64dab6d40121cdbe452010a1</vt:lpwstr>
  </property>
</Properties>
</file>